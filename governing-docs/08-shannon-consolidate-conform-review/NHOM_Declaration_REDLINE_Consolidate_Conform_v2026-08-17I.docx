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130A" w14:textId="77777777" w:rsidR="001B6930" w:rsidRDefault="001B6930" w:rsidP="001B6930">
      <w:pPr>
        <w:keepNext/>
        <w:spacing w:after="140"/>
        <w:jc w:val="center"/>
        <w:rPr>
          <w:b/>
          <w:color w:val="8B0000"/>
          <w:sz w:val="28"/>
        </w:rPr>
      </w:pPr>
      <w:r>
        <w:rPr>
          <w:b/>
          <w:color w:val="8B0000"/>
          <w:sz w:val="28"/>
        </w:rPr>
        <w:t>FOR REVIEW NAVIGATION ONLY</w:t>
      </w:r>
    </w:p>
    <w:p w14:paraId="534E28B8" w14:textId="77777777" w:rsidR="001B6930" w:rsidRDefault="001B6930" w:rsidP="001B6930">
      <w:pPr>
        <w:keepNext/>
        <w:spacing w:after="140"/>
        <w:jc w:val="center"/>
        <w:rPr>
          <w:i/>
          <w:color w:val="5A5A5A"/>
          <w:sz w:val="18"/>
        </w:rPr>
      </w:pPr>
      <w:r>
        <w:rPr>
          <w:i/>
          <w:color w:val="5A5A5A"/>
          <w:sz w:val="18"/>
        </w:rPr>
        <w:t>This page is a reviewer aid, excluded from recordation. The recorded document begins on the following page.</w:t>
      </w:r>
    </w:p>
    <w:p w14:paraId="787CFC9F" w14:textId="77777777" w:rsidR="001B6930" w:rsidRDefault="001B6930" w:rsidP="001B6930">
      <w:pPr>
        <w:keepNext/>
        <w:spacing w:after="140"/>
        <w:jc w:val="center"/>
        <w:rPr>
          <w:b/>
          <w:color w:val="000000"/>
          <w:sz w:val="32"/>
        </w:rPr>
      </w:pPr>
      <w:bookmarkStart w:id="0" w:name="chgindex"/>
      <w:r>
        <w:rPr>
          <w:b/>
          <w:color w:val="000000"/>
          <w:sz w:val="32"/>
        </w:rPr>
        <w:t>REDLINE CHANGES — Consolidate + Conform Changes</w:t>
      </w:r>
      <w:bookmarkEnd w:id="0"/>
    </w:p>
    <w:p w14:paraId="6DF46189" w14:textId="77777777" w:rsidR="001B6930" w:rsidRDefault="001B6930" w:rsidP="001B6930">
      <w:pPr>
        <w:keepNext/>
        <w:spacing w:after="140"/>
        <w:jc w:val="center"/>
        <w:rPr>
          <w:i/>
          <w:color w:val="000000"/>
          <w:sz w:val="18"/>
        </w:rPr>
      </w:pPr>
      <w:r>
        <w:rPr>
          <w:i/>
          <w:color w:val="000000"/>
          <w:sz w:val="18"/>
        </w:rPr>
        <w:t>This index catalogs every change from the originally recorded instrument — the recorded-amendment (consolidation) changes and the conform-to-law changes. Click a code to jump to it. The change index, the inline (code) markers, and all review coloring are review aids only and strip from the final recorded document.</w:t>
      </w:r>
    </w:p>
    <w:p w14:paraId="534EB5B0" w14:textId="77777777" w:rsidR="001B6930" w:rsidRDefault="001B6930" w:rsidP="001B6930">
      <w:pPr>
        <w:keepNext/>
        <w:spacing w:after="140"/>
        <w:rPr>
          <w:b/>
          <w:color w:val="000000"/>
          <w:sz w:val="18"/>
        </w:rPr>
      </w:pPr>
      <w:r>
        <w:rPr>
          <w:b/>
          <w:color w:val="000000"/>
          <w:sz w:val="18"/>
        </w:rPr>
        <w:t>Legend — recorded amendments (color by amendment; underline = added text; deleted text is struck):</w:t>
      </w:r>
    </w:p>
    <w:p w14:paraId="0D9CF097" w14:textId="77777777" w:rsidR="001B6930" w:rsidRDefault="001B6930" w:rsidP="001B6930">
      <w:pPr>
        <w:keepNext/>
        <w:spacing w:after="140"/>
        <w:rPr>
          <w:color w:val="000000"/>
          <w:sz w:val="18"/>
        </w:rPr>
      </w:pPr>
      <w:r>
        <w:rPr>
          <w:color w:val="1D4ED8"/>
          <w:sz w:val="18"/>
        </w:rPr>
        <w:t xml:space="preserve">    </w:t>
      </w:r>
      <w:r w:rsidRPr="001B6930">
        <w:rPr>
          <w:color w:val="1D4ED8"/>
          <w:sz w:val="18"/>
        </w:rPr>
        <w:t>First Amendment, recorded July 26, 2001 — Doc. 2001-115825</w:t>
      </w:r>
    </w:p>
    <w:p w14:paraId="58C6878D" w14:textId="77777777" w:rsidR="001B6930" w:rsidRDefault="001B6930" w:rsidP="001B6930">
      <w:pPr>
        <w:keepNext/>
        <w:spacing w:after="140"/>
        <w:rPr>
          <w:b/>
          <w:color w:val="000000"/>
          <w:sz w:val="18"/>
        </w:rPr>
      </w:pPr>
      <w:r>
        <w:rPr>
          <w:b/>
          <w:color w:val="15803D"/>
          <w:sz w:val="18"/>
        </w:rPr>
        <w:t xml:space="preserve">    </w:t>
      </w:r>
      <w:r w:rsidRPr="001B6930">
        <w:rPr>
          <w:b/>
          <w:color w:val="15803D"/>
          <w:sz w:val="18"/>
        </w:rPr>
        <w:t>Amendment, recorded December 26, 2007 — Doc. 2007-221527</w:t>
      </w:r>
    </w:p>
    <w:p w14:paraId="534B1CFD" w14:textId="77777777" w:rsidR="001B6930" w:rsidRDefault="001B6930" w:rsidP="001B6930">
      <w:pPr>
        <w:keepNext/>
        <w:spacing w:after="140"/>
        <w:rPr>
          <w:b/>
          <w:color w:val="000000"/>
          <w:sz w:val="18"/>
        </w:rPr>
      </w:pPr>
      <w:r>
        <w:rPr>
          <w:b/>
          <w:color w:val="C2410C"/>
          <w:sz w:val="18"/>
        </w:rPr>
        <w:t xml:space="preserve">    </w:t>
      </w:r>
      <w:r w:rsidRPr="001B6930">
        <w:rPr>
          <w:b/>
          <w:color w:val="C2410C"/>
          <w:sz w:val="18"/>
        </w:rPr>
        <w:t>Second Amendment, recorded March 5, 2009 — Doc. 2009-033482</w:t>
      </w:r>
    </w:p>
    <w:p w14:paraId="03A3FDEA" w14:textId="77777777" w:rsidR="001B6930" w:rsidRDefault="001B6930" w:rsidP="001B6930">
      <w:pPr>
        <w:keepNext/>
        <w:spacing w:after="140"/>
        <w:rPr>
          <w:b/>
          <w:color w:val="000000"/>
          <w:sz w:val="18"/>
        </w:rPr>
      </w:pPr>
      <w:r>
        <w:rPr>
          <w:b/>
          <w:color w:val="000000"/>
          <w:sz w:val="18"/>
        </w:rPr>
        <w:t xml:space="preserve">Conform-to-law changes: </w:t>
      </w:r>
      <w:r w:rsidRPr="001B6930">
        <w:rPr>
          <w:b/>
          <w:color w:val="000000"/>
          <w:sz w:val="18"/>
        </w:rPr>
        <w:t>red</w:t>
      </w:r>
      <w:r>
        <w:rPr>
          <w:b/>
          <w:color w:val="000000"/>
          <w:sz w:val="18"/>
        </w:rPr>
        <w:t xml:space="preserve"> (underline = added; deleted text struck).  </w:t>
      </w:r>
      <w:r w:rsidRPr="001B6930">
        <w:rPr>
          <w:b/>
          <w:color w:val="7C3AED"/>
          <w:sz w:val="18"/>
        </w:rPr>
        <w:t>Purple (code)</w:t>
      </w:r>
      <w:r>
        <w:rPr>
          <w:b/>
          <w:color w:val="000000"/>
          <w:sz w:val="18"/>
        </w:rPr>
        <w:t xml:space="preserve"> markers are navigation aids.</w:t>
      </w:r>
    </w:p>
    <w:p w14:paraId="4550B1FB" w14:textId="77777777" w:rsidR="001B6930" w:rsidRDefault="001B6930" w:rsidP="001B6930">
      <w:pPr>
        <w:keepNext/>
        <w:spacing w:after="140"/>
        <w:rPr>
          <w:b/>
          <w:color w:val="000000"/>
        </w:rPr>
      </w:pPr>
      <w:r>
        <w:rPr>
          <w:b/>
          <w:color w:val="000000"/>
        </w:rPr>
        <w:t>Recorded Amendment Changes (consolidation)</w:t>
      </w:r>
    </w:p>
    <w:p w14:paraId="43C8B7F6" w14:textId="77777777" w:rsidR="001B6930" w:rsidRDefault="001B6930" w:rsidP="001B6930">
      <w:pPr>
        <w:spacing w:after="140"/>
        <w:rPr>
          <w:color w:val="1D4ED8"/>
          <w:sz w:val="22"/>
        </w:rPr>
      </w:pPr>
      <w:hyperlink w:anchor="chgCAD1" w:history="1">
        <w:r w:rsidRPr="001B6930">
          <w:rPr>
            <w:rStyle w:val="Hyperlink"/>
            <w:color w:val="1D4ED8"/>
            <w:sz w:val="22"/>
            <w:u w:val="none"/>
          </w:rPr>
          <w:t>CA-D1 — §1.8 “Condominium Map” — First Amended Map substituted (2001 First Amendment)</w:t>
        </w:r>
      </w:hyperlink>
    </w:p>
    <w:p w14:paraId="064620AD" w14:textId="77777777" w:rsidR="001B6930" w:rsidRDefault="001B6930" w:rsidP="001B6930">
      <w:pPr>
        <w:spacing w:after="140"/>
        <w:rPr>
          <w:color w:val="C2410C"/>
          <w:sz w:val="22"/>
        </w:rPr>
      </w:pPr>
      <w:hyperlink w:anchor="chgCAD3" w:history="1">
        <w:r w:rsidRPr="001B6930">
          <w:rPr>
            <w:rStyle w:val="Hyperlink"/>
            <w:color w:val="C2410C"/>
            <w:sz w:val="22"/>
            <w:u w:val="none"/>
          </w:rPr>
          <w:t>CA-D3 — §8(a) Purposes and Uses (2009 Second Amendment)</w:t>
        </w:r>
      </w:hyperlink>
    </w:p>
    <w:p w14:paraId="4B604B30" w14:textId="77777777" w:rsidR="001B6930" w:rsidRDefault="001B6930" w:rsidP="001B6930">
      <w:pPr>
        <w:spacing w:after="140"/>
        <w:rPr>
          <w:color w:val="15803D"/>
          <w:sz w:val="22"/>
        </w:rPr>
      </w:pPr>
      <w:hyperlink w:anchor="chgCAD4" w:history="1">
        <w:r w:rsidRPr="001B6930">
          <w:rPr>
            <w:rStyle w:val="Hyperlink"/>
            <w:color w:val="15803D"/>
            <w:sz w:val="22"/>
            <w:u w:val="none"/>
          </w:rPr>
          <w:t>CA-D4 — §19 GOVERNING LAW — Ch. 514B opt-in (2007 Amendment)</w:t>
        </w:r>
      </w:hyperlink>
    </w:p>
    <w:p w14:paraId="48314F12" w14:textId="77777777" w:rsidR="001B6930" w:rsidRDefault="001B6930" w:rsidP="001B6930">
      <w:pPr>
        <w:spacing w:after="140"/>
        <w:rPr>
          <w:color w:val="15803D"/>
          <w:sz w:val="22"/>
        </w:rPr>
      </w:pPr>
      <w:hyperlink w:anchor="chgCAD2" w:history="1">
        <w:r w:rsidRPr="001B6930">
          <w:rPr>
            <w:rStyle w:val="Hyperlink"/>
            <w:color w:val="15803D"/>
            <w:sz w:val="22"/>
            <w:u w:val="none"/>
          </w:rPr>
          <w:t>CA-D2 — 2007 preamble Subordination to HRS Ch. 514B (opt-in) (2007 Amendment)</w:t>
        </w:r>
      </w:hyperlink>
    </w:p>
    <w:p w14:paraId="26B34F31" w14:textId="77777777" w:rsidR="001B6930" w:rsidRDefault="001B6930" w:rsidP="001B6930">
      <w:pPr>
        <w:spacing w:after="140"/>
        <w:rPr>
          <w:color w:val="1D4ED8"/>
          <w:sz w:val="22"/>
        </w:rPr>
      </w:pPr>
      <w:hyperlink w:anchor="chgCAD5" w:history="1">
        <w:r w:rsidRPr="001B6930">
          <w:rPr>
            <w:rStyle w:val="Hyperlink"/>
            <w:color w:val="1D4ED8"/>
            <w:sz w:val="22"/>
            <w:u w:val="none"/>
          </w:rPr>
          <w:t>CA-D5 — Exhibit C Exhibit C — substituted table (by apartment) (2001 First Amendment)</w:t>
        </w:r>
      </w:hyperlink>
    </w:p>
    <w:p w14:paraId="47F1C29F" w14:textId="77777777" w:rsidR="001B6930" w:rsidRDefault="001B6930" w:rsidP="001B6930">
      <w:pPr>
        <w:spacing w:after="140"/>
        <w:rPr>
          <w:b/>
          <w:color w:val="000000"/>
          <w:sz w:val="26"/>
        </w:rPr>
      </w:pPr>
    </w:p>
    <w:p w14:paraId="20C433F7" w14:textId="77777777" w:rsidR="001B6930" w:rsidRDefault="001B6930" w:rsidP="001B6930">
      <w:pPr>
        <w:keepNext/>
        <w:spacing w:after="140"/>
        <w:rPr>
          <w:b/>
          <w:color w:val="000000"/>
        </w:rPr>
      </w:pPr>
      <w:r>
        <w:rPr>
          <w:b/>
          <w:color w:val="000000"/>
        </w:rPr>
        <w:t>Conform-to-Law Changes</w:t>
      </w:r>
    </w:p>
    <w:p w14:paraId="220A5B48" w14:textId="77777777" w:rsidR="001B6930" w:rsidRDefault="001B6930" w:rsidP="001B6930">
      <w:pPr>
        <w:spacing w:after="140"/>
        <w:rPr>
          <w:color w:val="4B0082"/>
          <w:sz w:val="22"/>
          <w:u w:val="single"/>
        </w:rPr>
      </w:pPr>
      <w:hyperlink w:anchor="chgD01" w:history="1">
        <w:r w:rsidRPr="001B6930">
          <w:rPr>
            <w:rStyle w:val="Hyperlink"/>
            <w:rFonts w:hint="eastAsia"/>
            <w:color w:val="4B0082"/>
            <w:sz w:val="22"/>
          </w:rPr>
          <w:t xml:space="preserve">D-01 </w:t>
        </w:r>
        <w:r w:rsidRPr="001B6930">
          <w:rPr>
            <w:rStyle w:val="Hyperlink"/>
            <w:rFonts w:hint="eastAsia"/>
            <w:color w:val="4B0082"/>
            <w:sz w:val="22"/>
          </w:rPr>
          <w:t>—</w:t>
        </w:r>
        <w:r w:rsidRPr="001B6930">
          <w:rPr>
            <w:rStyle w:val="Hyperlink"/>
            <w:rFonts w:hint="eastAsia"/>
            <w:color w:val="4B0082"/>
            <w:sz w:val="22"/>
          </w:rPr>
          <w:t xml:space="preserve"> </w:t>
        </w:r>
        <w:r w:rsidRPr="001B6930">
          <w:rPr>
            <w:rStyle w:val="Hyperlink"/>
            <w:rFonts w:hint="eastAsia"/>
            <w:color w:val="4B0082"/>
            <w:sz w:val="22"/>
          </w:rPr>
          <w:t>§</w:t>
        </w:r>
        <w:r w:rsidRPr="001B6930">
          <w:rPr>
            <w:rStyle w:val="Hyperlink"/>
            <w:rFonts w:hint="eastAsia"/>
            <w:color w:val="4B0082"/>
            <w:sz w:val="22"/>
          </w:rPr>
          <w:t xml:space="preserve">1.1  Governing statute (Act) </w:t>
        </w:r>
        <w:r w:rsidRPr="001B6930">
          <w:rPr>
            <w:rStyle w:val="Hyperlink"/>
            <w:rFonts w:hint="eastAsia"/>
            <w:color w:val="4B0082"/>
            <w:sz w:val="22"/>
          </w:rPr>
          <w:t>→</w:t>
        </w:r>
        <w:r w:rsidRPr="001B6930">
          <w:rPr>
            <w:rStyle w:val="Hyperlink"/>
            <w:rFonts w:hint="eastAsia"/>
            <w:color w:val="4B0082"/>
            <w:sz w:val="22"/>
          </w:rPr>
          <w:t xml:space="preserve"> Chapter 514B</w:t>
        </w:r>
      </w:hyperlink>
    </w:p>
    <w:p w14:paraId="025C96C0" w14:textId="77777777" w:rsidR="001B6930" w:rsidRDefault="001B6930" w:rsidP="001B6930">
      <w:pPr>
        <w:spacing w:after="140"/>
        <w:rPr>
          <w:color w:val="4B0082"/>
          <w:sz w:val="22"/>
          <w:u w:val="single"/>
        </w:rPr>
      </w:pPr>
      <w:hyperlink w:anchor="chgD13" w:history="1">
        <w:r w:rsidRPr="001B6930">
          <w:rPr>
            <w:rStyle w:val="Hyperlink"/>
            <w:rFonts w:hint="eastAsia"/>
            <w:color w:val="4B0082"/>
            <w:sz w:val="22"/>
          </w:rPr>
          <w:t xml:space="preserve">D-13 </w:t>
        </w:r>
        <w:r w:rsidRPr="001B6930">
          <w:rPr>
            <w:rStyle w:val="Hyperlink"/>
            <w:rFonts w:hint="eastAsia"/>
            <w:color w:val="4B0082"/>
            <w:sz w:val="22"/>
          </w:rPr>
          <w:t>—</w:t>
        </w:r>
        <w:r w:rsidRPr="001B6930">
          <w:rPr>
            <w:rStyle w:val="Hyperlink"/>
            <w:rFonts w:hint="eastAsia"/>
            <w:color w:val="4B0082"/>
            <w:sz w:val="22"/>
          </w:rPr>
          <w:t xml:space="preserve"> </w:t>
        </w:r>
        <w:r w:rsidRPr="001B6930">
          <w:rPr>
            <w:rStyle w:val="Hyperlink"/>
            <w:rFonts w:hint="eastAsia"/>
            <w:color w:val="4B0082"/>
            <w:sz w:val="22"/>
          </w:rPr>
          <w:t>§</w:t>
        </w:r>
        <w:r w:rsidRPr="001B6930">
          <w:rPr>
            <w:rStyle w:val="Hyperlink"/>
            <w:rFonts w:hint="eastAsia"/>
            <w:color w:val="4B0082"/>
            <w:sz w:val="22"/>
          </w:rPr>
          <w:t>1.3  Nonprofit-corporation cite (415B</w:t>
        </w:r>
        <w:r w:rsidRPr="001B6930">
          <w:rPr>
            <w:rStyle w:val="Hyperlink"/>
            <w:rFonts w:hint="eastAsia"/>
            <w:color w:val="4B0082"/>
            <w:sz w:val="22"/>
          </w:rPr>
          <w:t>→</w:t>
        </w:r>
        <w:r w:rsidRPr="001B6930">
          <w:rPr>
            <w:rStyle w:val="Hyperlink"/>
            <w:rFonts w:hint="eastAsia"/>
            <w:color w:val="4B0082"/>
            <w:sz w:val="22"/>
          </w:rPr>
          <w:t>414D)</w:t>
        </w:r>
      </w:hyperlink>
    </w:p>
    <w:p w14:paraId="35100311" w14:textId="77777777" w:rsidR="001B6930" w:rsidRDefault="001B6930" w:rsidP="001B6930">
      <w:pPr>
        <w:spacing w:after="140"/>
        <w:rPr>
          <w:color w:val="4B0082"/>
          <w:sz w:val="22"/>
          <w:u w:val="single"/>
        </w:rPr>
      </w:pPr>
      <w:hyperlink w:anchor="chgD05" w:history="1">
        <w:r w:rsidRPr="001B6930">
          <w:rPr>
            <w:rStyle w:val="Hyperlink"/>
            <w:color w:val="4B0082"/>
            <w:sz w:val="22"/>
          </w:rPr>
          <w:t>D-05 — §6  Additional common elements threshold 67%</w:t>
        </w:r>
      </w:hyperlink>
    </w:p>
    <w:p w14:paraId="42526950" w14:textId="77777777" w:rsidR="001B6930" w:rsidRDefault="001B6930" w:rsidP="001B6930">
      <w:pPr>
        <w:spacing w:after="140"/>
        <w:rPr>
          <w:color w:val="4B0082"/>
          <w:sz w:val="22"/>
          <w:u w:val="single"/>
        </w:rPr>
      </w:pPr>
      <w:hyperlink w:anchor="chgD04" w:history="1">
        <w:r w:rsidRPr="001B6930">
          <w:rPr>
            <w:rStyle w:val="Hyperlink"/>
            <w:color w:val="4B0082"/>
            <w:sz w:val="22"/>
          </w:rPr>
          <w:t>D-04 — §16.1  Declaration-amendment threshold 67%</w:t>
        </w:r>
      </w:hyperlink>
    </w:p>
    <w:p w14:paraId="6E9EED23" w14:textId="77777777" w:rsidR="001B6930" w:rsidRDefault="001B6930" w:rsidP="001B6930">
      <w:pPr>
        <w:spacing w:after="140"/>
        <w:rPr>
          <w:color w:val="4B0082"/>
          <w:sz w:val="22"/>
          <w:u w:val="single"/>
        </w:rPr>
      </w:pPr>
      <w:hyperlink w:anchor="chgD03" w:history="1">
        <w:r w:rsidRPr="001B6930">
          <w:rPr>
            <w:rStyle w:val="Hyperlink"/>
            <w:color w:val="4B0082"/>
            <w:sz w:val="22"/>
          </w:rPr>
          <w:t>D-03 — §16.1  As-built map certification cite</w:t>
        </w:r>
      </w:hyperlink>
    </w:p>
    <w:p w14:paraId="61FC5811" w14:textId="77777777" w:rsidR="00382724" w:rsidRDefault="00382724">
      <w:pPr>
        <w:sectPr w:rsidR="00382724" w:rsidSect="001B6930">
          <w:headerReference w:type="even" r:id="rId8"/>
          <w:headerReference w:type="default" r:id="rId9"/>
          <w:footerReference w:type="even" r:id="rId10"/>
          <w:footerReference w:type="default" r:id="rId11"/>
          <w:headerReference w:type="first" r:id="rId12"/>
          <w:footerReference w:type="first" r:id="rId13"/>
          <w:pgSz w:w="12240" w:h="15840"/>
          <w:pgMar w:top="720" w:right="720" w:bottom="777" w:left="1656" w:header="0" w:footer="720" w:gutter="0"/>
          <w:cols w:space="720"/>
          <w:formProt w:val="0"/>
          <w:docGrid w:linePitch="360"/>
        </w:sectPr>
      </w:pPr>
    </w:p>
    <w:p w14:paraId="28CB63DC" w14:textId="77777777" w:rsidR="00382724" w:rsidRDefault="00B37698">
      <w:pPr>
        <w:pBdr>
          <w:bottom w:val="single" w:sz="6" w:space="6" w:color="000000"/>
        </w:pBdr>
        <w:spacing w:after="40" w:line="240" w:lineRule="auto"/>
        <w:jc w:val="both"/>
      </w:pPr>
      <w:r>
        <w:lastRenderedPageBreak/>
        <w:t>LAND COURT SYSTEM | REGULAR SYSTEM</w:t>
      </w:r>
    </w:p>
    <w:p w14:paraId="1DC2C70A" w14:textId="77777777" w:rsidR="00382724" w:rsidRDefault="00B37698">
      <w:pPr>
        <w:spacing w:after="20" w:line="240" w:lineRule="auto"/>
        <w:jc w:val="both"/>
      </w:pPr>
      <w:r>
        <w:t>After Recordation, Return by Mail (xx) Pickup ( ) To:</w:t>
      </w:r>
    </w:p>
    <w:p w14:paraId="545A957C" w14:textId="77777777" w:rsidR="00382724" w:rsidRDefault="00B37698">
      <w:pPr>
        <w:spacing w:after="0" w:line="240" w:lineRule="auto"/>
        <w:ind w:left="360"/>
      </w:pPr>
      <w:r>
        <w:rPr>
          <w:i/>
          <w:color w:val="475569"/>
          <w:sz w:val="20"/>
        </w:rPr>
        <w:t>Shannon S. Sheldon, Esq.</w:t>
      </w:r>
    </w:p>
    <w:p w14:paraId="3225A17F" w14:textId="77777777" w:rsidR="00382724" w:rsidRDefault="00B37698">
      <w:pPr>
        <w:spacing w:after="0" w:line="240" w:lineRule="auto"/>
        <w:ind w:left="360"/>
      </w:pPr>
      <w:r>
        <w:rPr>
          <w:i/>
          <w:color w:val="475569"/>
          <w:sz w:val="20"/>
        </w:rPr>
        <w:t>Horovitz Tilley LLLC</w:t>
      </w:r>
    </w:p>
    <w:p w14:paraId="68B14ABE" w14:textId="77777777" w:rsidR="00382724" w:rsidRDefault="00B37698">
      <w:pPr>
        <w:spacing w:after="0" w:line="240" w:lineRule="auto"/>
        <w:ind w:left="360"/>
      </w:pPr>
      <w:r>
        <w:rPr>
          <w:i/>
          <w:color w:val="475569"/>
          <w:sz w:val="20"/>
        </w:rPr>
        <w:t>2073 Wells Street, Suite 101</w:t>
      </w:r>
    </w:p>
    <w:p w14:paraId="748D5168" w14:textId="77777777" w:rsidR="00382724" w:rsidRDefault="00B37698">
      <w:pPr>
        <w:spacing w:after="0" w:line="240" w:lineRule="auto"/>
        <w:ind w:left="360"/>
      </w:pPr>
      <w:r>
        <w:rPr>
          <w:i/>
          <w:color w:val="475569"/>
          <w:sz w:val="20"/>
        </w:rPr>
        <w:t>Wailuku, Hawaii 96793</w:t>
      </w:r>
    </w:p>
    <w:p w14:paraId="6C7902AE" w14:textId="77777777" w:rsidR="00382724" w:rsidRDefault="00B37698">
      <w:pPr>
        <w:spacing w:after="0" w:line="240" w:lineRule="auto"/>
        <w:ind w:left="360"/>
      </w:pPr>
      <w:r>
        <w:rPr>
          <w:i/>
          <w:color w:val="475569"/>
          <w:sz w:val="20"/>
        </w:rPr>
        <w:t>(808) 242-5700</w:t>
      </w:r>
    </w:p>
    <w:p w14:paraId="7968CFCF" w14:textId="77777777" w:rsidR="00382724" w:rsidRDefault="00B37698">
      <w:pPr>
        <w:pBdr>
          <w:bottom w:val="single" w:sz="6" w:space="6" w:color="000000"/>
        </w:pBdr>
        <w:spacing w:after="0" w:line="240" w:lineRule="auto"/>
        <w:ind w:left="360"/>
      </w:pPr>
      <w:r>
        <w:rPr>
          <w:i/>
          <w:color w:val="475569"/>
          <w:sz w:val="20"/>
        </w:rPr>
        <w:t>sss@mhmaui.com</w:t>
      </w:r>
    </w:p>
    <w:p w14:paraId="44F9291E" w14:textId="77777777" w:rsidR="00382724" w:rsidRDefault="00B37698">
      <w:pPr>
        <w:pBdr>
          <w:bottom w:val="single" w:sz="6" w:space="6" w:color="000000"/>
        </w:pBdr>
        <w:tabs>
          <w:tab w:val="right" w:pos="9072"/>
        </w:tabs>
        <w:spacing w:after="40" w:line="240" w:lineRule="auto"/>
        <w:jc w:val="both"/>
      </w:pPr>
      <w:r>
        <w:t>Tax Map Key No.: (2) 2-1-7:101</w:t>
      </w:r>
      <w:r>
        <w:tab/>
        <w:t>Total No. of Pages: 34</w:t>
      </w:r>
    </w:p>
    <w:p w14:paraId="25AB338D" w14:textId="77777777" w:rsidR="00382724" w:rsidRDefault="001B6930">
      <w:pPr>
        <w:spacing w:after="40" w:line="240" w:lineRule="auto"/>
        <w:jc w:val="center"/>
      </w:pPr>
      <w:r>
        <w:t xml:space="preserve">RESTATED </w:t>
      </w:r>
      <w:r w:rsidR="00B37698">
        <w:t>DECLARATION OF CONDOMINIUM PROPERTY REGIME</w:t>
      </w:r>
    </w:p>
    <w:p w14:paraId="33E55EEC" w14:textId="77777777" w:rsidR="00382724" w:rsidRDefault="00B37698">
      <w:pPr>
        <w:spacing w:after="40" w:line="240" w:lineRule="auto"/>
        <w:jc w:val="center"/>
      </w:pPr>
      <w:r>
        <w:t>of</w:t>
      </w:r>
    </w:p>
    <w:p w14:paraId="01774E24" w14:textId="77777777" w:rsidR="00382724" w:rsidRDefault="00B37698">
      <w:pPr>
        <w:spacing w:after="40" w:line="240" w:lineRule="auto"/>
        <w:jc w:val="center"/>
      </w:pPr>
      <w:r>
        <w:t>NĀ HALE O MĀKENA</w:t>
      </w:r>
    </w:p>
    <w:p w14:paraId="58FD7CB7" w14:textId="77777777" w:rsidR="00382724" w:rsidRDefault="00B37698">
      <w:pPr>
        <w:spacing w:after="40" w:line="240" w:lineRule="auto"/>
        <w:jc w:val="center"/>
      </w:pPr>
      <w:r>
        <w:t>CONDOMINIUM FILE PLAN NO. 3192</w:t>
      </w:r>
    </w:p>
    <w:p w14:paraId="0FA656D2" w14:textId="77777777" w:rsidR="00382724" w:rsidRDefault="00382724">
      <w:pPr>
        <w:spacing w:after="40" w:line="240" w:lineRule="auto"/>
        <w:jc w:val="both"/>
      </w:pPr>
    </w:p>
    <w:p w14:paraId="7B5D6929" w14:textId="77777777" w:rsidR="00382724" w:rsidRDefault="00B37698">
      <w:pPr>
        <w:keepNext/>
        <w:spacing w:before="280"/>
      </w:pPr>
      <w:bookmarkStart w:id="1" w:name="nav4001"/>
      <w:r>
        <w:rPr>
          <w:b/>
          <w:sz w:val="26"/>
        </w:rPr>
        <w:t>1. DEFINITION OF CERTAIN TERMS.</w:t>
      </w:r>
      <w:bookmarkEnd w:id="1"/>
    </w:p>
    <w:p w14:paraId="499856E9" w14:textId="77777777" w:rsidR="00382724" w:rsidRDefault="00B37698">
      <w:pPr>
        <w:jc w:val="both"/>
      </w:pPr>
      <w:r>
        <w:t>The terms defined below shall have the following meanings in this Declaration:</w:t>
      </w:r>
    </w:p>
    <w:p w14:paraId="744AFCC9" w14:textId="77777777" w:rsidR="00382724" w:rsidRDefault="00B37698">
      <w:pPr>
        <w:keepNext/>
        <w:spacing w:before="200"/>
      </w:pPr>
      <w:bookmarkStart w:id="2" w:name="nav4002"/>
      <w:r>
        <w:rPr>
          <w:b/>
        </w:rPr>
        <w:t>1.1 "Act"</w:t>
      </w:r>
      <w:bookmarkEnd w:id="2"/>
    </w:p>
    <w:p w14:paraId="7BD0AA8B" w14:textId="77777777" w:rsidR="00382724" w:rsidRDefault="00B37698">
      <w:pPr>
        <w:jc w:val="both"/>
      </w:pPr>
      <w:r>
        <w:t xml:space="preserve">"Act" means the Condominium Property Act, Chapter </w:t>
      </w:r>
      <w:ins w:id="3" w:author="Robert Sutor" w:date="2026-08-17T09:09:00Z" w16du:dateUtc="2026-08-17T16:09:00Z">
        <w:r w:rsidR="001B6930">
          <w:t>514B, Hawaii Revised Statutes, as amended.</w:t>
        </w:r>
      </w:ins>
      <w:bookmarkStart w:id="4" w:name="chgD01"/>
      <w:r w:rsidR="001B6930" w:rsidRPr="001B6930">
        <w:rPr>
          <w:color w:val="7C3AED"/>
          <w:sz w:val="22"/>
        </w:rPr>
        <w:t xml:space="preserve"> (D-01)</w:t>
      </w:r>
      <w:bookmarkEnd w:id="4"/>
      <w:del w:id="5" w:author="Robert Sutor" w:date="2026-08-17T09:09:00Z" w16du:dateUtc="2026-08-17T16:09:00Z">
        <w:r w:rsidDel="001B6930">
          <w:delText>514A, Hawaii Revised Statutes (1993) as amended to the date of this declaration.</w:delText>
        </w:r>
      </w:del>
    </w:p>
    <w:p w14:paraId="0F2B9CB2" w14:textId="77777777" w:rsidR="00382724" w:rsidRDefault="00B37698">
      <w:pPr>
        <w:keepNext/>
        <w:spacing w:before="200"/>
      </w:pPr>
      <w:bookmarkStart w:id="6" w:name="nav4003"/>
      <w:r>
        <w:rPr>
          <w:b/>
        </w:rPr>
        <w:t>1.2 "Apartment"</w:t>
      </w:r>
      <w:bookmarkEnd w:id="6"/>
    </w:p>
    <w:p w14:paraId="1727186E" w14:textId="77777777" w:rsidR="00382724" w:rsidRDefault="00B37698">
      <w:pPr>
        <w:jc w:val="both"/>
      </w:pPr>
      <w:r>
        <w:t>"Apartment" is defined in the Act as the specific unit of condominium ownership.</w:t>
      </w:r>
    </w:p>
    <w:p w14:paraId="51E0FD8A" w14:textId="77777777" w:rsidR="00382724" w:rsidRDefault="00B37698">
      <w:pPr>
        <w:keepNext/>
        <w:spacing w:before="200"/>
      </w:pPr>
      <w:bookmarkStart w:id="7" w:name="nav4004"/>
      <w:r>
        <w:rPr>
          <w:b/>
        </w:rPr>
        <w:t>1.3 "Association of Apartment Owners"</w:t>
      </w:r>
      <w:bookmarkEnd w:id="7"/>
    </w:p>
    <w:p w14:paraId="3F6B7F35" w14:textId="77777777" w:rsidR="00382724" w:rsidRDefault="00B37698">
      <w:pPr>
        <w:jc w:val="both"/>
      </w:pPr>
      <w:r>
        <w:t xml:space="preserve">"Association of Apartment Owners" and "association" means all owners of Apartments in the Project acting as a group as the "Association of Apartment Owners of Nā Hale O Mākena" in accordance with this Declaration and the Bylaws. The association shall be incorporated as a Hawaii </w:t>
      </w:r>
      <w:ins w:id="8" w:author="Robert Sutor" w:date="2026-08-17T09:09:00Z" w16du:dateUtc="2026-08-17T16:09:00Z">
        <w:r w:rsidR="001B6930">
          <w:t>nonprofit corporation under HRS Chapter 414D.</w:t>
        </w:r>
      </w:ins>
      <w:bookmarkStart w:id="9" w:name="chgD13"/>
      <w:r w:rsidR="001B6930" w:rsidRPr="001B6930">
        <w:rPr>
          <w:color w:val="7C3AED"/>
          <w:sz w:val="22"/>
        </w:rPr>
        <w:t xml:space="preserve"> (D-13)</w:t>
      </w:r>
      <w:bookmarkEnd w:id="9"/>
      <w:del w:id="10" w:author="Robert Sutor" w:date="2026-08-17T09:09:00Z" w16du:dateUtc="2026-08-17T16:09:00Z">
        <w:r w:rsidDel="001B6930">
          <w:delText>corporation under HRS Chapter 415B.</w:delText>
        </w:r>
      </w:del>
    </w:p>
    <w:p w14:paraId="19FBF98F" w14:textId="77777777" w:rsidR="00382724" w:rsidRDefault="00B37698">
      <w:pPr>
        <w:keepNext/>
        <w:spacing w:before="200"/>
      </w:pPr>
      <w:bookmarkStart w:id="11" w:name="nav4005"/>
      <w:r>
        <w:rPr>
          <w:b/>
        </w:rPr>
        <w:t>1.4 "board of directors"</w:t>
      </w:r>
      <w:bookmarkEnd w:id="11"/>
    </w:p>
    <w:p w14:paraId="72A1AC9A" w14:textId="77777777" w:rsidR="00382724" w:rsidRDefault="00B37698">
      <w:pPr>
        <w:jc w:val="both"/>
      </w:pPr>
      <w:r>
        <w:t>"board of directors" and "board" refers to the board of directors of the association.</w:t>
      </w:r>
    </w:p>
    <w:p w14:paraId="3F677EFD" w14:textId="77777777" w:rsidR="00382724" w:rsidRDefault="00B37698">
      <w:pPr>
        <w:keepNext/>
        <w:spacing w:before="200"/>
      </w:pPr>
      <w:bookmarkStart w:id="12" w:name="nav4006"/>
      <w:r>
        <w:rPr>
          <w:b/>
        </w:rPr>
        <w:t>1.5 "Bylaws"</w:t>
      </w:r>
      <w:bookmarkEnd w:id="12"/>
    </w:p>
    <w:p w14:paraId="007F913F" w14:textId="77777777" w:rsidR="00382724" w:rsidRDefault="00B37698">
      <w:pPr>
        <w:jc w:val="both"/>
      </w:pPr>
      <w:r>
        <w:t>"Bylaws" means the Bylaws of the association recorded in the Bureau of Conveyances concurrently with this Declaration, as amended from time to time.</w:t>
      </w:r>
    </w:p>
    <w:p w14:paraId="38F3CF7D" w14:textId="77777777" w:rsidR="00382724" w:rsidRDefault="00B37698">
      <w:pPr>
        <w:keepNext/>
        <w:spacing w:before="200"/>
      </w:pPr>
      <w:bookmarkStart w:id="13" w:name="nav4007"/>
      <w:r>
        <w:rPr>
          <w:b/>
        </w:rPr>
        <w:lastRenderedPageBreak/>
        <w:t>1.6 "common elements"</w:t>
      </w:r>
      <w:bookmarkEnd w:id="13"/>
    </w:p>
    <w:p w14:paraId="7C6BD1B0" w14:textId="77777777" w:rsidR="00382724" w:rsidRDefault="00B37698">
      <w:pPr>
        <w:jc w:val="both"/>
      </w:pPr>
      <w:r>
        <w:t>"common elements" and "limited common elements" are defined in Sections 4 and 5 below.</w:t>
      </w:r>
    </w:p>
    <w:p w14:paraId="4F584C17" w14:textId="77777777" w:rsidR="00382724" w:rsidRDefault="00B37698">
      <w:pPr>
        <w:keepNext/>
        <w:spacing w:before="200"/>
      </w:pPr>
      <w:bookmarkStart w:id="14" w:name="nav4008"/>
      <w:r>
        <w:rPr>
          <w:b/>
        </w:rPr>
        <w:t>1.7 "condominium documents"</w:t>
      </w:r>
      <w:bookmarkEnd w:id="14"/>
    </w:p>
    <w:p w14:paraId="096BF1A4" w14:textId="77777777" w:rsidR="00382724" w:rsidRDefault="00B37698">
      <w:pPr>
        <w:jc w:val="both"/>
      </w:pPr>
      <w:r>
        <w:t>"condominium documents" means this Declaration, the Bylaws, the rules and regulations, Condominium Map and any other condominium documents.</w:t>
      </w:r>
    </w:p>
    <w:p w14:paraId="0D21C78B" w14:textId="77777777" w:rsidR="00382724" w:rsidRDefault="00B37698">
      <w:pPr>
        <w:keepNext/>
        <w:spacing w:before="200"/>
      </w:pPr>
      <w:bookmarkStart w:id="15" w:name="nav4009"/>
      <w:r>
        <w:rPr>
          <w:b/>
        </w:rPr>
        <w:t>1.8 "Condominium Map"</w:t>
      </w:r>
      <w:bookmarkEnd w:id="15"/>
    </w:p>
    <w:p w14:paraId="63F0E45A" w14:textId="77777777" w:rsidR="00382724" w:rsidRDefault="00B37698">
      <w:pPr>
        <w:jc w:val="both"/>
      </w:pPr>
      <w:r>
        <w:t>"Condominium Map" means the plans showing the layout, location, Apartment numbers and dimensions of the Apartments and elevations of the buildings of this Project recorded as Condominium Map No. 3192, as amended from time to time</w:t>
      </w:r>
      <w:bookmarkStart w:id="16" w:name="chgCAD1"/>
      <w:r w:rsidR="001B6930" w:rsidRPr="001B6930">
        <w:rPr>
          <w:color w:val="7C3AED"/>
          <w:sz w:val="22"/>
        </w:rPr>
        <w:t xml:space="preserve"> (CA-D1)</w:t>
      </w:r>
      <w:bookmarkEnd w:id="16"/>
      <w:r>
        <w:t>.</w:t>
      </w:r>
    </w:p>
    <w:p w14:paraId="2B754E20" w14:textId="77777777" w:rsidR="00382724" w:rsidRDefault="00B37698">
      <w:pPr>
        <w:keepNext/>
        <w:spacing w:before="200"/>
      </w:pPr>
      <w:bookmarkStart w:id="17" w:name="nav4010"/>
      <w:r>
        <w:rPr>
          <w:b/>
        </w:rPr>
        <w:t>1.9 "Declarant" or "Developer"</w:t>
      </w:r>
      <w:bookmarkEnd w:id="17"/>
    </w:p>
    <w:p w14:paraId="4E42FE03" w14:textId="77777777" w:rsidR="00382724" w:rsidRDefault="00B37698">
      <w:pPr>
        <w:jc w:val="both"/>
      </w:pPr>
      <w:r>
        <w:t>"Declarant" or "Developer" means the Fee Owner.</w:t>
      </w:r>
    </w:p>
    <w:p w14:paraId="7B179180" w14:textId="77777777" w:rsidR="00382724" w:rsidRDefault="00B37698">
      <w:pPr>
        <w:keepNext/>
        <w:spacing w:before="200"/>
      </w:pPr>
      <w:bookmarkStart w:id="18" w:name="nav4011"/>
      <w:r>
        <w:rPr>
          <w:b/>
        </w:rPr>
        <w:t>1.10 "Declarant's architect"</w:t>
      </w:r>
      <w:bookmarkEnd w:id="18"/>
    </w:p>
    <w:p w14:paraId="5235E897" w14:textId="77777777" w:rsidR="00382724" w:rsidRDefault="00B37698">
      <w:pPr>
        <w:jc w:val="both"/>
      </w:pPr>
      <w:r>
        <w:t>"Declarant's architect" is defined in Section 8(g).</w:t>
      </w:r>
    </w:p>
    <w:p w14:paraId="7928C3E4" w14:textId="77777777" w:rsidR="00382724" w:rsidRDefault="00B37698">
      <w:pPr>
        <w:keepNext/>
        <w:spacing w:before="200"/>
      </w:pPr>
      <w:bookmarkStart w:id="19" w:name="nav4012"/>
      <w:r>
        <w:rPr>
          <w:b/>
        </w:rPr>
        <w:t>1.11 "Declaration"</w:t>
      </w:r>
      <w:bookmarkEnd w:id="19"/>
    </w:p>
    <w:p w14:paraId="2BEFF645" w14:textId="77777777" w:rsidR="00382724" w:rsidRDefault="00B37698">
      <w:pPr>
        <w:jc w:val="both"/>
      </w:pPr>
      <w:r>
        <w:t>"Declaration" means this Declaration of Condominium Property Regime of Nā Hale O Mākena as amended from time to time.</w:t>
      </w:r>
    </w:p>
    <w:p w14:paraId="2FC77309" w14:textId="77777777" w:rsidR="00382724" w:rsidRDefault="00B37698">
      <w:pPr>
        <w:keepNext/>
        <w:spacing w:before="200"/>
      </w:pPr>
      <w:bookmarkStart w:id="20" w:name="nav4013"/>
      <w:r>
        <w:rPr>
          <w:b/>
        </w:rPr>
        <w:t>1.12 "Developer"</w:t>
      </w:r>
      <w:bookmarkEnd w:id="20"/>
    </w:p>
    <w:p w14:paraId="1194DC11" w14:textId="77777777" w:rsidR="00382724" w:rsidRDefault="00B37698">
      <w:pPr>
        <w:jc w:val="both"/>
      </w:pPr>
      <w:r>
        <w:t>"Developer" refers to the Declarant.</w:t>
      </w:r>
    </w:p>
    <w:p w14:paraId="16CB29B5" w14:textId="77777777" w:rsidR="00382724" w:rsidRDefault="00B37698">
      <w:pPr>
        <w:keepNext/>
        <w:spacing w:before="200"/>
      </w:pPr>
      <w:bookmarkStart w:id="21" w:name="nav4014"/>
      <w:r>
        <w:rPr>
          <w:b/>
        </w:rPr>
        <w:t>1.13 "Fee Owner"</w:t>
      </w:r>
      <w:bookmarkEnd w:id="21"/>
    </w:p>
    <w:p w14:paraId="0B0BBAB5" w14:textId="77777777" w:rsidR="00382724" w:rsidRDefault="00B37698">
      <w:pPr>
        <w:jc w:val="both"/>
      </w:pPr>
      <w:r>
        <w:t>"Fee Owner" refers to Makena Estates L.L.C., a Hawaii limited liability company, whose principal place of business and post office address is 3620 Baldwin Avenue, Suite 107, Makawao, Hawaii 96768, the owner in fee simple of the land described in Exhibit "A" attached hereto.</w:t>
      </w:r>
    </w:p>
    <w:p w14:paraId="5C065CD6" w14:textId="77777777" w:rsidR="00382724" w:rsidRDefault="00B37698">
      <w:pPr>
        <w:keepNext/>
        <w:spacing w:before="200"/>
      </w:pPr>
      <w:bookmarkStart w:id="22" w:name="nav4015"/>
      <w:r>
        <w:rPr>
          <w:b/>
        </w:rPr>
        <w:t>1.14 "land"</w:t>
      </w:r>
      <w:bookmarkEnd w:id="22"/>
    </w:p>
    <w:p w14:paraId="7B246896" w14:textId="77777777" w:rsidR="00382724" w:rsidRDefault="00B37698">
      <w:pPr>
        <w:jc w:val="both"/>
      </w:pPr>
      <w:r>
        <w:t>"land" means the land described in Exhibit A attached hereto and made a part hereof.</w:t>
      </w:r>
    </w:p>
    <w:p w14:paraId="3ECD4372" w14:textId="77777777" w:rsidR="00382724" w:rsidRDefault="00B37698">
      <w:pPr>
        <w:keepNext/>
        <w:spacing w:before="200"/>
      </w:pPr>
      <w:bookmarkStart w:id="23" w:name="nav4016"/>
      <w:r>
        <w:rPr>
          <w:b/>
        </w:rPr>
        <w:t>1.15 "majority of owners"</w:t>
      </w:r>
      <w:bookmarkEnd w:id="23"/>
    </w:p>
    <w:p w14:paraId="63A1371E" w14:textId="77777777" w:rsidR="00382724" w:rsidRDefault="00B37698">
      <w:pPr>
        <w:jc w:val="both"/>
      </w:pPr>
      <w:r>
        <w:t>"majority of owners" (or other specified percentage of owners) means the owners of Apartments to which are appurtenant more than fifty percent (or other specified percentage) of the common interests as defined in Section 7 and Exhibit C.</w:t>
      </w:r>
    </w:p>
    <w:p w14:paraId="3ACC5769" w14:textId="77777777" w:rsidR="00382724" w:rsidRDefault="00B37698">
      <w:pPr>
        <w:keepNext/>
        <w:spacing w:before="200"/>
      </w:pPr>
      <w:bookmarkStart w:id="24" w:name="nav4017"/>
      <w:r>
        <w:rPr>
          <w:b/>
        </w:rPr>
        <w:lastRenderedPageBreak/>
        <w:t>1.16 "mortgagee"</w:t>
      </w:r>
      <w:bookmarkEnd w:id="24"/>
    </w:p>
    <w:p w14:paraId="4C4224FF" w14:textId="77777777" w:rsidR="00382724" w:rsidRDefault="00B37698">
      <w:pPr>
        <w:jc w:val="both"/>
      </w:pPr>
      <w:r>
        <w:t>"mortgagee" or "apartment mortgagee" means the holder of a mortgage encumbering the fee simple title to or recorded leasehold interest in an Apartment.</w:t>
      </w:r>
    </w:p>
    <w:p w14:paraId="209219EA" w14:textId="77777777" w:rsidR="00382724" w:rsidRDefault="00B37698">
      <w:pPr>
        <w:keepNext/>
        <w:spacing w:before="200"/>
      </w:pPr>
      <w:bookmarkStart w:id="25" w:name="nav4018"/>
      <w:r>
        <w:rPr>
          <w:b/>
        </w:rPr>
        <w:t>1.17 "owner" or "owners"</w:t>
      </w:r>
      <w:bookmarkEnd w:id="25"/>
    </w:p>
    <w:p w14:paraId="1FF8E03B" w14:textId="77777777" w:rsidR="00382724" w:rsidRDefault="00B37698">
      <w:pPr>
        <w:jc w:val="both"/>
      </w:pPr>
      <w:r>
        <w:t>"owner" or "owners" when referring to an Apartment means a person owning or persons owning jointly or in common an Apartment in the Project and the common interest appertaining thereto provided that:</w:t>
      </w:r>
    </w:p>
    <w:p w14:paraId="29BEF015" w14:textId="77777777" w:rsidR="00382724" w:rsidRDefault="00B37698">
      <w:pPr>
        <w:jc w:val="both"/>
      </w:pPr>
      <w:r>
        <w:t>(a) To such extent and for such purposes, including the exercise of voting rights, as shall be provided by a recorded lease, a lessee of an Apartment shall be deemed to be an apartment owner;</w:t>
      </w:r>
    </w:p>
    <w:p w14:paraId="1D0D1565" w14:textId="77777777" w:rsidR="00382724" w:rsidRDefault="00B37698">
      <w:pPr>
        <w:jc w:val="both"/>
      </w:pPr>
      <w: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14:paraId="19FA8D46" w14:textId="77777777" w:rsidR="00382724" w:rsidRDefault="00B37698">
      <w:pPr>
        <w:jc w:val="both"/>
      </w:pPr>
      <w: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14:paraId="3C0A7824" w14:textId="77777777" w:rsidR="00382724" w:rsidRDefault="00B37698">
      <w:pPr>
        <w:keepNext/>
        <w:spacing w:before="200"/>
      </w:pPr>
      <w:bookmarkStart w:id="26" w:name="nav4019"/>
      <w:r>
        <w:rPr>
          <w:b/>
        </w:rPr>
        <w:t>1.18 "Project"</w:t>
      </w:r>
      <w:bookmarkEnd w:id="26"/>
    </w:p>
    <w:p w14:paraId="78AFE261" w14:textId="77777777" w:rsidR="00382724" w:rsidRDefault="00B37698">
      <w:pPr>
        <w:jc w:val="both"/>
      </w:pPr>
      <w:r>
        <w:t>The "Project" means Nā Hale O Mākena.</w:t>
      </w:r>
    </w:p>
    <w:p w14:paraId="0E8C9342" w14:textId="77777777" w:rsidR="00382724" w:rsidRDefault="00B37698">
      <w:pPr>
        <w:keepNext/>
        <w:spacing w:before="200"/>
      </w:pPr>
      <w:bookmarkStart w:id="27" w:name="nav4020"/>
      <w:r>
        <w:rPr>
          <w:b/>
        </w:rPr>
        <w:t>1.19 "project building"</w:t>
      </w:r>
      <w:bookmarkEnd w:id="27"/>
    </w:p>
    <w:p w14:paraId="41FA13BB" w14:textId="77777777" w:rsidR="00382724" w:rsidRDefault="00B37698">
      <w:pPr>
        <w:jc w:val="both"/>
      </w:pPr>
      <w:r>
        <w:t>"project building" refers to each building in the Project which contains Apartments.</w:t>
      </w:r>
    </w:p>
    <w:p w14:paraId="31D3D516" w14:textId="77777777" w:rsidR="00382724" w:rsidRDefault="00B37698">
      <w:pPr>
        <w:keepNext/>
        <w:spacing w:before="200"/>
      </w:pPr>
      <w:bookmarkStart w:id="28" w:name="nav4021"/>
      <w:r>
        <w:rPr>
          <w:b/>
        </w:rPr>
        <w:t>1.20 "recorded"</w:t>
      </w:r>
      <w:bookmarkEnd w:id="28"/>
    </w:p>
    <w:p w14:paraId="26A272E7" w14:textId="77777777" w:rsidR="00382724" w:rsidRDefault="00B37698">
      <w:pPr>
        <w:jc w:val="both"/>
      </w:pPr>
      <w:r>
        <w:t>"recorded" means recorded in the State of Hawaii Bureau of Conveyances.</w:t>
      </w:r>
    </w:p>
    <w:p w14:paraId="411ECD74" w14:textId="77777777" w:rsidR="00382724" w:rsidRDefault="00B37698">
      <w:pPr>
        <w:keepNext/>
        <w:spacing w:before="200"/>
      </w:pPr>
      <w:bookmarkStart w:id="29" w:name="nav4022"/>
      <w:r>
        <w:rPr>
          <w:b/>
        </w:rPr>
        <w:lastRenderedPageBreak/>
        <w:t>1.21 "rules and regulations"</w:t>
      </w:r>
      <w:bookmarkEnd w:id="29"/>
    </w:p>
    <w:p w14:paraId="55BCA432" w14:textId="77777777" w:rsidR="00382724" w:rsidRDefault="00B37698">
      <w:pPr>
        <w:jc w:val="both"/>
      </w:pPr>
      <w:r>
        <w:t>"rules and regulations" or "rules" refers to the rules and regulations adopted from time to time as provided in the Bylaws, and any amendments, governing the operation and use of Apartments and common elements.</w:t>
      </w:r>
    </w:p>
    <w:p w14:paraId="40F3EFD3" w14:textId="77777777" w:rsidR="00382724" w:rsidRDefault="00B37698">
      <w:pPr>
        <w:keepNext/>
        <w:spacing w:before="280"/>
      </w:pPr>
      <w:bookmarkStart w:id="30" w:name="nav4023"/>
      <w:r>
        <w:rPr>
          <w:b/>
          <w:sz w:val="26"/>
        </w:rPr>
        <w:t>2. SUBMISSION TO THE CONDOMINIUM PROPERTY REGIME.</w:t>
      </w:r>
      <w:bookmarkEnd w:id="30"/>
    </w:p>
    <w:p w14:paraId="69444D70" w14:textId="77777777" w:rsidR="00382724" w:rsidRDefault="00B37698">
      <w:pPr>
        <w:jc w:val="both"/>
      </w:pPr>
      <w: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14:paraId="7C5BAF14" w14:textId="77777777" w:rsidR="00382724" w:rsidRDefault="00B37698">
      <w:pPr>
        <w:keepNext/>
        <w:spacing w:before="280"/>
      </w:pPr>
      <w:bookmarkStart w:id="31" w:name="nav4024"/>
      <w:r>
        <w:rPr>
          <w:b/>
          <w:sz w:val="26"/>
        </w:rPr>
        <w:t>3. PROJECT NAME.</w:t>
      </w:r>
      <w:bookmarkEnd w:id="31"/>
    </w:p>
    <w:p w14:paraId="645899F5" w14:textId="77777777" w:rsidR="00382724" w:rsidRDefault="00B37698">
      <w:pPr>
        <w:jc w:val="both"/>
      </w:pPr>
      <w:r>
        <w:t>The Condominium Property Regime established hereby shall be known as "Nā Hale O Mākena."</w:t>
      </w:r>
    </w:p>
    <w:p w14:paraId="36174A69" w14:textId="77777777" w:rsidR="00382724" w:rsidRDefault="00B37698">
      <w:pPr>
        <w:keepNext/>
        <w:spacing w:before="280"/>
      </w:pPr>
      <w:bookmarkStart w:id="32" w:name="nav4025"/>
      <w:r>
        <w:rPr>
          <w:b/>
          <w:sz w:val="26"/>
        </w:rPr>
        <w:t>4. DESCRIPTION OF THE LAND, BUILDINGS AND APARTMENTS.</w:t>
      </w:r>
      <w:bookmarkEnd w:id="32"/>
    </w:p>
    <w:p w14:paraId="368E6208" w14:textId="77777777" w:rsidR="00382724" w:rsidRDefault="00B37698">
      <w:pPr>
        <w:keepNext/>
        <w:spacing w:before="200"/>
      </w:pPr>
      <w:bookmarkStart w:id="33" w:name="nav4026"/>
      <w:r>
        <w:rPr>
          <w:b/>
        </w:rPr>
        <w:t>4.1 Land.</w:t>
      </w:r>
      <w:bookmarkEnd w:id="33"/>
    </w:p>
    <w:p w14:paraId="0F53961D" w14:textId="77777777" w:rsidR="00382724" w:rsidRDefault="00B37698">
      <w:pPr>
        <w:jc w:val="both"/>
      </w:pPr>
      <w:r>
        <w:t>The Land submitted to the Condominium Property Regime is described in Exhibit A attached hereto. The Land is submitted in fee simple.</w:t>
      </w:r>
    </w:p>
    <w:p w14:paraId="14B29BC6" w14:textId="77777777" w:rsidR="00382724" w:rsidRDefault="00B37698">
      <w:pPr>
        <w:keepNext/>
        <w:spacing w:before="200"/>
      </w:pPr>
      <w:bookmarkStart w:id="34" w:name="nav4027"/>
      <w:r>
        <w:rPr>
          <w:b/>
        </w:rPr>
        <w:t>4.2 Buildings and Apartments.</w:t>
      </w:r>
      <w:bookmarkEnd w:id="34"/>
    </w:p>
    <w:p w14:paraId="230EA81D" w14:textId="77777777" w:rsidR="00382724" w:rsidRDefault="00B37698">
      <w:pPr>
        <w:jc w:val="both"/>
      </w:pPr>
      <w: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14:paraId="04542852" w14:textId="77777777" w:rsidR="00382724" w:rsidRDefault="00B37698">
      <w:pPr>
        <w:keepNext/>
        <w:spacing w:before="200"/>
      </w:pPr>
      <w:bookmarkStart w:id="35" w:name="nav4028"/>
      <w:r>
        <w:rPr>
          <w:b/>
        </w:rPr>
        <w:lastRenderedPageBreak/>
        <w:t>4.3 Limits and Measurements of Apartments</w:t>
      </w:r>
      <w:bookmarkEnd w:id="35"/>
    </w:p>
    <w:p w14:paraId="2B9B85B7" w14:textId="77777777" w:rsidR="00382724" w:rsidRDefault="00B37698">
      <w:pPr>
        <w:jc w:val="both"/>
      </w:pPr>
      <w: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14:paraId="0865929A" w14:textId="77777777" w:rsidR="00382724" w:rsidRDefault="00B37698">
      <w:pPr>
        <w:jc w:val="both"/>
      </w:pPr>
      <w: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14:paraId="3BB5DE9C" w14:textId="77777777" w:rsidR="00382724" w:rsidRDefault="00B37698">
      <w:pPr>
        <w:jc w:val="both"/>
      </w:pPr>
      <w: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14:paraId="4B29D725" w14:textId="77777777" w:rsidR="00382724" w:rsidRDefault="00B37698">
      <w:pPr>
        <w:jc w:val="both"/>
      </w:pPr>
      <w: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14:paraId="1F2F836E" w14:textId="77777777" w:rsidR="00382724" w:rsidRDefault="00B37698">
      <w:pPr>
        <w:jc w:val="both"/>
      </w:pPr>
      <w:r>
        <w:t xml:space="preserve">(e)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w:t>
      </w:r>
      <w:r>
        <w:lastRenderedPageBreak/>
        <w:t>circuit breakers and switches which serve only that Apartment, (vii) any loft area within an Apartment, and (viii) the lanai of each Apartment.</w:t>
      </w:r>
    </w:p>
    <w:p w14:paraId="7CD1D665" w14:textId="77777777" w:rsidR="00382724" w:rsidRDefault="00B37698">
      <w:pPr>
        <w:jc w:val="both"/>
      </w:pPr>
      <w: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14:paraId="191ACCD1" w14:textId="77777777" w:rsidR="00382724" w:rsidRDefault="00B37698">
      <w:pPr>
        <w:keepNext/>
        <w:spacing w:before="280"/>
      </w:pPr>
      <w:bookmarkStart w:id="36" w:name="nav4029"/>
      <w:r>
        <w:rPr>
          <w:b/>
          <w:sz w:val="26"/>
        </w:rPr>
        <w:t>5. COMMON ELEMENTS.</w:t>
      </w:r>
      <w:bookmarkEnd w:id="36"/>
    </w:p>
    <w:p w14:paraId="34302599" w14:textId="77777777" w:rsidR="00382724" w:rsidRDefault="00B37698">
      <w:pPr>
        <w:keepNext/>
        <w:spacing w:before="200"/>
      </w:pPr>
      <w:bookmarkStart w:id="37" w:name="nav4030"/>
      <w:r>
        <w:rPr>
          <w:b/>
        </w:rPr>
        <w:t>5.1 Common Elements.</w:t>
      </w:r>
      <w:bookmarkEnd w:id="37"/>
    </w:p>
    <w:p w14:paraId="361F36D9" w14:textId="77777777" w:rsidR="00382724" w:rsidRDefault="00B37698">
      <w:pPr>
        <w:jc w:val="both"/>
      </w:pPr>
      <w:r>
        <w:t>The common elements include all other elements of the Project not included within any Apartment, including but not limited to:</w:t>
      </w:r>
    </w:p>
    <w:p w14:paraId="6687FB9F" w14:textId="77777777" w:rsidR="00382724" w:rsidRDefault="00B37698">
      <w:pPr>
        <w:jc w:val="both"/>
      </w:pPr>
      <w:r>
        <w:t>(a) The Property in fee simple;</w:t>
      </w:r>
    </w:p>
    <w:p w14:paraId="09CCE5F8" w14:textId="77777777" w:rsidR="00382724" w:rsidRDefault="00B37698">
      <w:pPr>
        <w:jc w:val="both"/>
      </w:pPr>
      <w:r>
        <w:t>(b) The limited common elements described in Section 5.2 below;</w:t>
      </w:r>
    </w:p>
    <w:p w14:paraId="149F2174" w14:textId="77777777" w:rsidR="00382724" w:rsidRDefault="00B37698">
      <w:pPr>
        <w:jc w:val="both"/>
      </w:pPr>
      <w: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14:paraId="37D3281F" w14:textId="77777777" w:rsidR="00382724" w:rsidRDefault="00B37698">
      <w:pPr>
        <w:jc w:val="both"/>
      </w:pPr>
      <w:r>
        <w:t>(d) All pipes, wires, ducts, conduits or other utility or service lines running through any Apartment which are utilized by or serve more than one Apartment;</w:t>
      </w:r>
    </w:p>
    <w:p w14:paraId="3AB703F4" w14:textId="77777777" w:rsidR="00382724" w:rsidRDefault="00B37698">
      <w:pPr>
        <w:jc w:val="both"/>
      </w:pPr>
      <w: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14:paraId="1A1F878D" w14:textId="77777777" w:rsidR="00382724" w:rsidRDefault="00B37698">
      <w:pPr>
        <w:jc w:val="both"/>
      </w:pPr>
      <w:r>
        <w:t>(f) The resident manager's residence, swimming pool and jacuzzi, the cabana with kitchen, workout room, lanai, and men's and women's restrooms;</w:t>
      </w:r>
    </w:p>
    <w:p w14:paraId="469FF2E1" w14:textId="77777777" w:rsidR="00382724" w:rsidRDefault="00B37698">
      <w:pPr>
        <w:jc w:val="both"/>
      </w:pPr>
      <w:r>
        <w:t>(g) All distribution systems for water, sewer, electrical, telecommunication and other utility services not located within any Apartment and not owned by the County of Maui or any public utility;</w:t>
      </w:r>
    </w:p>
    <w:p w14:paraId="01358699" w14:textId="77777777" w:rsidR="00382724" w:rsidRDefault="00B37698">
      <w:pPr>
        <w:jc w:val="both"/>
      </w:pPr>
      <w:r>
        <w:t>(h) All finished surfaces which the Association shall have the responsibility to maintain under Section 5.4 below;</w:t>
      </w:r>
    </w:p>
    <w:p w14:paraId="7D793B6C" w14:textId="77777777" w:rsidR="00382724" w:rsidRDefault="00B37698">
      <w:pPr>
        <w:jc w:val="both"/>
      </w:pPr>
      <w:r>
        <w:t xml:space="preserve">(i) Designation of additional areas to be common elements or subject to common expenses shall require the approval of </w:t>
      </w:r>
      <w:ins w:id="38" w:author="Robert Sutor" w:date="2026-08-17T09:09:00Z" w16du:dateUtc="2026-08-17T16:09:00Z">
        <w:r w:rsidR="001B6930">
          <w:t>sixty-seven percent (67%)</w:t>
        </w:r>
      </w:ins>
      <w:bookmarkStart w:id="39" w:name="chgD05"/>
      <w:r w:rsidR="001B6930" w:rsidRPr="001B6930">
        <w:rPr>
          <w:color w:val="7C3AED"/>
          <w:sz w:val="22"/>
        </w:rPr>
        <w:t xml:space="preserve"> (D-05)</w:t>
      </w:r>
      <w:bookmarkEnd w:id="39"/>
      <w:del w:id="40" w:author="Robert Sutor" w:date="2026-08-17T09:09:00Z" w16du:dateUtc="2026-08-17T16:09:00Z">
        <w:r w:rsidDel="001B6930">
          <w:delText>ninety percent</w:delText>
        </w:r>
      </w:del>
      <w:r>
        <w:t xml:space="preserve"> of the apartment owners.</w:t>
      </w:r>
    </w:p>
    <w:p w14:paraId="2EE9A602" w14:textId="77777777" w:rsidR="00382724" w:rsidRDefault="00B37698">
      <w:pPr>
        <w:keepNext/>
        <w:spacing w:before="200"/>
      </w:pPr>
      <w:bookmarkStart w:id="41" w:name="nav4031"/>
      <w:r>
        <w:rPr>
          <w:b/>
        </w:rPr>
        <w:t>5.2 Limited Common Elements.</w:t>
      </w:r>
      <w:bookmarkEnd w:id="41"/>
    </w:p>
    <w:p w14:paraId="54925ED6" w14:textId="77777777" w:rsidR="00382724" w:rsidRDefault="00B37698">
      <w:pPr>
        <w:jc w:val="both"/>
      </w:pPr>
      <w:r>
        <w:t>Certain of the common elements are hereby set aside and reserved for the exclusive use of certain of the Apartments, and the Apartments shall have appurtenant thereto exclusive easements for the use of such limited common elements as follows:</w:t>
      </w:r>
    </w:p>
    <w:p w14:paraId="0E4D15DB" w14:textId="77777777" w:rsidR="00382724" w:rsidRDefault="00B37698">
      <w:pPr>
        <w:jc w:val="both"/>
      </w:pPr>
      <w:r>
        <w:t>(a) Each Apartment shall have one (1) assigned, covered parking stall and one storage locker located immediately in front of the assigned covered stall.</w:t>
      </w:r>
    </w:p>
    <w:p w14:paraId="3E4C2B6E" w14:textId="77777777" w:rsidR="00382724" w:rsidRDefault="00B37698">
      <w:pPr>
        <w:jc w:val="both"/>
      </w:pPr>
      <w:r>
        <w:t>(b) Each Apartment shall be assigned one (1) mailbox.</w:t>
      </w:r>
    </w:p>
    <w:p w14:paraId="0B2AEFA2" w14:textId="77777777" w:rsidR="00382724" w:rsidRDefault="00B37698">
      <w:pPr>
        <w:jc w:val="both"/>
      </w:pPr>
      <w: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14:paraId="0937D712" w14:textId="77777777" w:rsidR="00382724" w:rsidRDefault="00B37698">
      <w:pPr>
        <w:keepNext/>
        <w:spacing w:before="200"/>
      </w:pPr>
      <w:bookmarkStart w:id="42" w:name="nav4032"/>
      <w:r>
        <w:rPr>
          <w:b/>
        </w:rPr>
        <w:t>5.3 Common Expenses and Costs and Expenses Relating to Limited Common Elements.</w:t>
      </w:r>
      <w:bookmarkEnd w:id="42"/>
    </w:p>
    <w:p w14:paraId="3E429060" w14:textId="77777777" w:rsidR="00382724" w:rsidRDefault="00B37698">
      <w:pPr>
        <w:jc w:val="both"/>
      </w:pPr>
      <w:r>
        <w:t>All provisions of the Bylaws relating to common expenses, limited common expenses and the rights and remedies of the association in connection therewith are hereby incorporated into this Declaration by reference.</w:t>
      </w:r>
    </w:p>
    <w:p w14:paraId="1AA98D9E" w14:textId="77777777" w:rsidR="00382724" w:rsidRDefault="00B37698">
      <w:pPr>
        <w:jc w:val="both"/>
      </w:pPr>
      <w: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14:paraId="75AA9899" w14:textId="77777777" w:rsidR="00382724" w:rsidRDefault="00B37698">
      <w:pPr>
        <w:jc w:val="both"/>
      </w:pPr>
      <w:r>
        <w:t>(b) The cost of maintaining, repairing and replacing all limited common elements shall be assessed to all Apartments as a common expense.</w:t>
      </w:r>
    </w:p>
    <w:p w14:paraId="2CAD1A3F" w14:textId="77777777" w:rsidR="00382724" w:rsidRDefault="00B37698">
      <w:pPr>
        <w:keepNext/>
        <w:spacing w:before="200"/>
      </w:pPr>
      <w:bookmarkStart w:id="43" w:name="nav4033"/>
      <w:r>
        <w:rPr>
          <w:b/>
        </w:rPr>
        <w:t>5.4 Responsibilities.</w:t>
      </w:r>
      <w:bookmarkEnd w:id="43"/>
    </w:p>
    <w:p w14:paraId="07D4B5B0" w14:textId="77777777" w:rsidR="00382724" w:rsidRDefault="00B37698">
      <w:pPr>
        <w:jc w:val="both"/>
      </w:pPr>
      <w: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14:paraId="064AC967" w14:textId="77777777" w:rsidR="00382724" w:rsidRDefault="00B37698">
      <w:pPr>
        <w:keepNext/>
        <w:spacing w:before="280"/>
      </w:pPr>
      <w:bookmarkStart w:id="44" w:name="nav4034"/>
      <w:r>
        <w:rPr>
          <w:b/>
          <w:sz w:val="26"/>
        </w:rPr>
        <w:t>6. EASEMENTS AND OTHER RIGHTS.</w:t>
      </w:r>
      <w:bookmarkEnd w:id="44"/>
    </w:p>
    <w:p w14:paraId="7E1D2B30" w14:textId="77777777" w:rsidR="00382724" w:rsidRDefault="00B37698">
      <w:pPr>
        <w:jc w:val="both"/>
      </w:pPr>
      <w:r>
        <w:t>In addition to the easements established as limited common elements, the Apartments and common elements shall also have and be subject to the following easements:</w:t>
      </w:r>
    </w:p>
    <w:p w14:paraId="400EC82C" w14:textId="77777777" w:rsidR="00382724" w:rsidRDefault="00B37698">
      <w:pPr>
        <w:jc w:val="both"/>
      </w:pPr>
      <w: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14:paraId="12222404" w14:textId="77777777" w:rsidR="00382724" w:rsidRDefault="00B37698">
      <w:pPr>
        <w:jc w:val="both"/>
      </w:pPr>
      <w: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14:paraId="42CC73BC" w14:textId="77777777" w:rsidR="00382724" w:rsidRDefault="00B37698">
      <w:pPr>
        <w:jc w:val="both"/>
      </w:pPr>
      <w: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14:paraId="3880DBAC" w14:textId="77777777" w:rsidR="00382724" w:rsidRDefault="00B37698">
      <w:pPr>
        <w:jc w:val="both"/>
      </w:pPr>
      <w: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14:paraId="4278304C" w14:textId="77777777" w:rsidR="00382724" w:rsidRDefault="00B37698">
      <w:pPr>
        <w:jc w:val="both"/>
      </w:pPr>
      <w: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14:paraId="17E1B325" w14:textId="77777777" w:rsidR="00382724" w:rsidRDefault="00B37698">
      <w:pPr>
        <w:jc w:val="both"/>
      </w:pPr>
      <w: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14:paraId="48A25C9F" w14:textId="77777777" w:rsidR="00382724" w:rsidRDefault="00B37698">
      <w:pPr>
        <w:jc w:val="both"/>
      </w:pPr>
      <w:r>
        <w:t>(g) The Declarant, its agents, employees, contractors, licensees, successors and assigns, shall have an easement over and upon the Project as may be reasonably necessary for the completion of the Project and the sale of all Apartments in the Project.</w:t>
      </w:r>
    </w:p>
    <w:p w14:paraId="17C812DC" w14:textId="77777777" w:rsidR="00382724" w:rsidRDefault="00B37698">
      <w:pPr>
        <w:jc w:val="both"/>
      </w:pPr>
      <w: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14:paraId="71884641" w14:textId="77777777" w:rsidR="00382724" w:rsidRDefault="00B37698">
      <w:pPr>
        <w:jc w:val="both"/>
      </w:pPr>
      <w: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14:paraId="13FC1EA2" w14:textId="77777777" w:rsidR="00382724" w:rsidRDefault="00B37698">
      <w:pPr>
        <w:jc w:val="both"/>
      </w:pPr>
      <w: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14:paraId="4A2FD96F" w14:textId="77777777" w:rsidR="00382724" w:rsidRDefault="00B37698">
      <w:pPr>
        <w:keepNext/>
        <w:spacing w:before="280"/>
      </w:pPr>
      <w:bookmarkStart w:id="45" w:name="nav4035"/>
      <w:r>
        <w:rPr>
          <w:b/>
          <w:sz w:val="26"/>
        </w:rPr>
        <w:t>7. COMMON INTEREST.</w:t>
      </w:r>
      <w:bookmarkEnd w:id="45"/>
    </w:p>
    <w:p w14:paraId="28B55416" w14:textId="77777777" w:rsidR="00382724" w:rsidRDefault="00B37698">
      <w:pPr>
        <w:jc w:val="both"/>
      </w:pPr>
      <w: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14:paraId="4F67A4E3" w14:textId="77777777" w:rsidR="00382724" w:rsidRDefault="00B37698">
      <w:pPr>
        <w:jc w:val="both"/>
      </w:pPr>
      <w: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14:paraId="562D6A96" w14:textId="77777777" w:rsidR="00382724" w:rsidRDefault="00B37698">
      <w:pPr>
        <w:keepNext/>
        <w:spacing w:before="280"/>
      </w:pPr>
      <w:bookmarkStart w:id="46" w:name="nav4036"/>
      <w:r>
        <w:rPr>
          <w:b/>
          <w:sz w:val="26"/>
        </w:rPr>
        <w:t>8. PURPOSES AND USES.</w:t>
      </w:r>
      <w:bookmarkEnd w:id="46"/>
    </w:p>
    <w:p w14:paraId="275ED955" w14:textId="77777777" w:rsidR="00382724" w:rsidRDefault="00B37698">
      <w:pPr>
        <w:jc w:val="both"/>
      </w:pPr>
      <w:r>
        <w:t>The Project and each of the Apartments are intended for and shall be restricted to the following purposes and uses:</w:t>
      </w:r>
    </w:p>
    <w:p w14:paraId="7CC44760" w14:textId="77777777" w:rsidR="00382724" w:rsidRDefault="00B37698">
      <w:pPr>
        <w:keepNext/>
      </w:pPr>
      <w:r>
        <w:rPr>
          <w:b/>
          <w:color w:val="475569"/>
          <w:sz w:val="20"/>
        </w:rPr>
        <w:t>Amended by the Second Amendment (2009):</w:t>
      </w:r>
    </w:p>
    <w:p w14:paraId="634203B9" w14:textId="77777777" w:rsidR="00382724" w:rsidRDefault="00B37698">
      <w:pPr>
        <w:jc w:val="both"/>
      </w:pPr>
      <w:del w:id="301" w:author="Robert Sutor" w:date="2026-08-17T09:08:00Z">
        <w:r>
          <w:rPr>
            <w:color w:val="C2410C"/>
            <w:u w:val="single"/>
          </w:rPr>
          <w:delText xml:space="preserve">(a)</w:delText>
        </w:r>
      </w:del>
      <w:ins w:id="302" w:author="Robert Sutor" w:date="2026-08-17T09:08:00Z">
        <w:r>
          <w:rPr>
            <w:color w:val="C2410C"/>
            <w:u w:val="single"/>
          </w:rPr>
          <w:t xml:space="preserve">"(a)</w:t>
        </w:r>
      </w:ins>
      <w:r>
        <w:rPr>
          <w:color w:val="C2410C"/>
          <w:u w:val="single"/>
        </w:rPr>
        <w:t xml:space="preserve">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w:t>
      </w:r>
      <w:del w:id="303" w:author="Robert Sutor" w:date="2026-08-17T09:08:00Z">
        <w:r>
          <w:rPr>
            <w:color w:val="C2410C"/>
            <w:u w:val="single"/>
          </w:rPr>
          <w:delText xml:space="preserve">or </w:delText>
        </w:r>
      </w:del>
      <w:r>
        <w:rPr>
          <w:color w:val="C2410C"/>
          <w:u w:val="single"/>
        </w:rPr>
        <w:t xml:space="preserve">under any time-sharing plan, arrangement or</w:t>
      </w:r>
      <w:ins w:id="304" w:author="Robert Sutor" w:date="2026-08-17T09:08:00Z">
        <w:r>
          <w:rPr>
            <w:color w:val="C2410C"/>
            <w:u w:val="single"/>
          </w:rPr>
          <w:t xml:space="preserve"> </w:t>
        </w:r>
      </w:ins>
      <w:ins w:id="305" w:author="Robert Sutor" w:date="2026-08-17T09:08:00Z">
        <w:r>
          <w:rPr>
            <w:color w:val="C2410C"/>
            <w:u w:val="single"/>
          </w:rPr>
          <w:t xml:space="preserve">program,</w:t>
        </w:r>
      </w:ins>
      <w:ins w:id="306" w:author="Robert Sutor" w:date="2026-08-17T09:08:00Z">
        <w:r>
          <w:rPr>
            <w:color w:val="C2410C"/>
            <w:u w:val="single"/>
          </w:rPr>
          <w:t xml:space="preserve"> </w:t>
        </w:r>
      </w:ins>
      <w:ins w:id="307" w:author="Robert Sutor" w:date="2026-08-17T09:08:00Z">
        <w:r>
          <w:rPr>
            <w:color w:val="C2410C"/>
            <w:u w:val="single"/>
          </w:rPr>
          <w:t xml:space="preserve">or</w:t>
        </w:r>
      </w:ins>
      <w:ins w:id="308" w:author="Robert Sutor" w:date="2026-08-17T09:08:00Z">
        <w:r>
          <w:rPr>
            <w:color w:val="C2410C"/>
            <w:u w:val="single"/>
          </w:rPr>
          <w:t xml:space="preserve"> </w:t>
        </w:r>
      </w:ins>
      <w:ins w:id="309" w:author="Robert Sutor" w:date="2026-08-17T09:08:00Z">
        <w:r>
          <w:rPr>
            <w:color w:val="C2410C"/>
            <w:u w:val="single"/>
          </w:rPr>
          <w:t xml:space="preserve">pursuant</w:t>
        </w:r>
      </w:ins>
      <w:ins w:id="310" w:author="Robert Sutor" w:date="2026-08-17T09:08:00Z">
        <w:r>
          <w:rPr>
            <w:color w:val="C2410C"/>
            <w:u w:val="single"/>
          </w:rPr>
          <w:t xml:space="preserve"> </w:t>
        </w:r>
      </w:ins>
      <w:ins w:id="311" w:author="Robert Sutor" w:date="2026-08-17T09:08:00Z">
        <w:r>
          <w:rPr>
            <w:color w:val="C2410C"/>
            <w:u w:val="single"/>
          </w:rPr>
          <w:t xml:space="preserve">to</w:t>
        </w:r>
      </w:ins>
      <w:ins w:id="312" w:author="Robert Sutor" w:date="2026-08-17T09:08:00Z">
        <w:r>
          <w:rPr>
            <w:color w:val="C2410C"/>
            <w:u w:val="single"/>
          </w:rPr>
          <w:t xml:space="preserve"> </w:t>
        </w:r>
      </w:ins>
      <w:ins w:id="313" w:author="Robert Sutor" w:date="2026-08-17T09:08:00Z">
        <w:r>
          <w:rPr>
            <w:color w:val="C2410C"/>
            <w:u w:val="single"/>
          </w:rPr>
          <w:t xml:space="preserve">any</w:t>
        </w:r>
      </w:ins>
      <w:ins w:id="314" w:author="Robert Sutor" w:date="2026-08-17T09:08:00Z">
        <w:r>
          <w:rPr>
            <w:color w:val="C2410C"/>
            <w:u w:val="single"/>
          </w:rPr>
          <w:t xml:space="preserve"> </w:t>
        </w:r>
      </w:ins>
      <w:ins w:id="315" w:author="Robert Sutor" w:date="2026-08-17T09:08:00Z">
        <w:r>
          <w:rPr>
            <w:color w:val="C2410C"/>
            <w:u w:val="single"/>
          </w:rPr>
          <w:t xml:space="preserve">"secured</w:t>
        </w:r>
      </w:ins>
      <w:ins w:id="316" w:author="Robert Sutor" w:date="2026-08-17T09:08:00Z">
        <w:r>
          <w:rPr>
            <w:color w:val="C2410C"/>
            <w:u w:val="single"/>
          </w:rPr>
          <w:t xml:space="preserve"> </w:t>
        </w:r>
      </w:ins>
      <w:ins w:id="317" w:author="Robert Sutor" w:date="2026-08-17T09:08:00Z">
        <w:r>
          <w:rPr>
            <w:color w:val="C2410C"/>
            <w:u w:val="single"/>
          </w:rPr>
          <w:t xml:space="preserve">ownership</w:t>
        </w:r>
      </w:ins>
      <w:ins w:id="318" w:author="Robert Sutor" w:date="2026-08-17T09:08:00Z">
        <w:r>
          <w:rPr>
            <w:color w:val="C2410C"/>
            <w:u w:val="single"/>
          </w:rPr>
          <w:t xml:space="preserve"> </w:t>
        </w:r>
      </w:ins>
      <w:ins w:id="319" w:author="Robert Sutor" w:date="2026-08-17T09:08:00Z">
        <w:r>
          <w:rPr>
            <w:color w:val="C2410C"/>
            <w:u w:val="single"/>
          </w:rPr>
          <w:t xml:space="preserve">investment</w:t>
        </w:r>
      </w:ins>
      <w:ins w:id="320" w:author="Robert Sutor" w:date="2026-08-17T09:08:00Z">
        <w:r>
          <w:rPr>
            <w:color w:val="C2410C"/>
            <w:u w:val="single"/>
          </w:rPr>
          <w:t xml:space="preserve"> </w:t>
        </w:r>
      </w:ins>
      <w:ins w:id="321" w:author="Robert Sutor" w:date="2026-08-17T09:08:00Z">
        <w:r>
          <w:rPr>
            <w:color w:val="C2410C"/>
            <w:u w:val="single"/>
          </w:rPr>
          <w:t xml:space="preserve">(CA-D3)"</w:t>
        </w:r>
      </w:ins>
      <w:ins w:id="322" w:author="Robert Sutor" w:date="2026-08-17T09:08:00Z">
        <w:r>
          <w:rPr>
            <w:color w:val="C2410C"/>
            <w:u w:val="single"/>
          </w:rPr>
          <w:t xml:space="preserve"> </w:t>
        </w:r>
      </w:ins>
      <w:ins w:id="323" w:author="Robert Sutor" w:date="2026-08-17T09:08:00Z">
        <w:r>
          <w:rPr>
            <w:color w:val="C2410C"/>
            <w:u w:val="single"/>
          </w:rPr>
          <w:t xml:space="preserve">or</w:t>
        </w:r>
      </w:ins>
      <w:ins w:id="324" w:author="Robert Sutor" w:date="2026-08-17T09:08:00Z">
        <w:r>
          <w:rPr>
            <w:color w:val="C2410C"/>
            <w:u w:val="single"/>
          </w:rPr>
          <w:t xml:space="preserve"> </w:t>
        </w:r>
      </w:ins>
      <w:ins w:id="325" w:author="Robert Sutor" w:date="2026-08-17T09:08:00Z">
        <w:r>
          <w:rPr>
            <w:color w:val="C2410C"/>
            <w:u w:val="single"/>
          </w:rPr>
          <w:t xml:space="preserve">"fractional</w:t>
        </w:r>
      </w:ins>
      <w:ins w:id="326" w:author="Robert Sutor" w:date="2026-08-17T09:08:00Z">
        <w:r>
          <w:rPr>
            <w:color w:val="C2410C"/>
            <w:u w:val="single"/>
          </w:rPr>
          <w:t xml:space="preserve"> </w:t>
        </w:r>
      </w:ins>
      <w:ins w:id="327" w:author="Robert Sutor" w:date="2026-08-17T09:08:00Z">
        <w:r>
          <w:rPr>
            <w:color w:val="C2410C"/>
            <w:u w:val="single"/>
          </w:rPr>
          <w:t xml:space="preserve">ownership"</w:t>
        </w:r>
      </w:ins>
      <w:r>
        <w:rPr>
          <w:color w:val="C2410C"/>
          <w:u w:val="single"/>
        </w:rPr>
        <w:t xml:space="preserve"> program, including without limitation any so-called "vacation license", "travel club </w:t>
      </w:r>
      <w:del w:id="328" w:author="Robert Sutor" w:date="2026-08-17T09:08:00Z">
        <w:r>
          <w:rPr>
            <w:color w:val="C2410C"/>
            <w:u w:val="single"/>
          </w:rPr>
          <w:delText xml:space="preserve">membership"</w:delText>
        </w:r>
      </w:del>
      <w:ins w:id="329" w:author="Robert Sutor" w:date="2026-08-17T09:08:00Z">
        <w:r>
          <w:rPr>
            <w:color w:val="C2410C"/>
            <w:u w:val="single"/>
          </w:rPr>
          <w:t xml:space="preserve">membership",</w:t>
        </w:r>
      </w:ins>
      <w:ins w:id="330" w:author="Robert Sutor" w:date="2026-08-17T09:08:00Z">
        <w:r>
          <w:rPr>
            <w:color w:val="C2410C"/>
            <w:u w:val="single"/>
          </w:rPr>
          <w:t xml:space="preserve"> </w:t>
        </w:r>
      </w:ins>
      <w:ins w:id="331" w:author="Robert Sutor" w:date="2026-08-17T09:08:00Z">
        <w:r>
          <w:rPr>
            <w:color w:val="C2410C"/>
            <w:u w:val="single"/>
          </w:rPr>
          <w:t xml:space="preserve">"shared</w:t>
        </w:r>
      </w:ins>
      <w:ins w:id="332" w:author="Robert Sutor" w:date="2026-08-17T09:08:00Z">
        <w:r>
          <w:rPr>
            <w:color w:val="C2410C"/>
            <w:u w:val="single"/>
          </w:rPr>
          <w:t xml:space="preserve"> </w:t>
        </w:r>
      </w:ins>
      <w:ins w:id="333" w:author="Robert Sutor" w:date="2026-08-17T09:08:00Z">
        <w:r>
          <w:rPr>
            <w:color w:val="C2410C"/>
            <w:u w:val="single"/>
          </w:rPr>
          <w:t xml:space="preserve">ownership</w:t>
        </w:r>
      </w:ins>
      <w:ins w:id="334" w:author="Robert Sutor" w:date="2026-08-17T09:08:00Z">
        <w:r>
          <w:rPr>
            <w:color w:val="C2410C"/>
            <w:u w:val="single"/>
          </w:rPr>
          <w:t xml:space="preserve"> </w:t>
        </w:r>
      </w:ins>
      <w:ins w:id="335" w:author="Robert Sutor" w:date="2026-08-17T09:08:00Z">
        <w:r>
          <w:rPr>
            <w:color w:val="C2410C"/>
            <w:u w:val="single"/>
          </w:rPr>
          <w:t xml:space="preserve">company"</w:t>
        </w:r>
      </w:ins>
      <w:r>
        <w:rPr>
          <w:color w:val="C2410C"/>
          <w:u w:val="single"/>
        </w:rPr>
        <w:t xml:space="preserve"> or </w:t>
      </w:r>
      <w:del w:id="336" w:author="Robert Sutor" w:date="2026-08-17T09:08:00Z">
        <w:r>
          <w:rPr>
            <w:color w:val="C2410C"/>
            <w:u w:val="single"/>
          </w:rPr>
          <w:delText xml:space="preserve">"time interval</w:delText>
        </w:r>
      </w:del>
      <w:ins w:id="337" w:author="Robert Sutor" w:date="2026-08-17T09:08:00Z">
        <w:r>
          <w:rPr>
            <w:color w:val="C2410C"/>
            <w:u w:val="single"/>
          </w:rPr>
          <w:t xml:space="preserve">"interval</w:t>
        </w:r>
      </w:ins>
      <w:r>
        <w:rPr>
          <w:color w:val="C2410C"/>
          <w:u w:val="single"/>
        </w:rPr>
        <w:t xml:space="preserve"> ownership" arrangement.</w:t>
      </w:r>
      <w:ins w:id="338" w:author="Robert Sutor" w:date="2026-08-17T09:08:00Z">
        <w:r>
          <w:rPr>
            <w:color w:val="C2410C"/>
            <w:u w:val="single"/>
          </w:rPr>
          <w:t xml:space="preserve"> </w:t>
        </w:r>
      </w:ins>
      <w:ins w:id="339" w:author="Robert Sutor" w:date="2026-08-17T09:08:00Z">
        <w:r>
          <w:rPr>
            <w:color w:val="C2410C"/>
            <w:u w:val="single"/>
          </w:rPr>
          <w:t xml:space="preserve">Any</w:t>
        </w:r>
      </w:ins>
      <w:ins w:id="340" w:author="Robert Sutor" w:date="2026-08-17T09:08:00Z">
        <w:r>
          <w:rPr>
            <w:color w:val="C2410C"/>
            <w:u w:val="single"/>
          </w:rPr>
          <w:t xml:space="preserve"> </w:t>
        </w:r>
      </w:ins>
      <w:ins w:id="341" w:author="Robert Sutor" w:date="2026-08-17T09:08:00Z">
        <w:r>
          <w:rPr>
            <w:color w:val="C2410C"/>
            <w:u w:val="single"/>
          </w:rPr>
          <w:t xml:space="preserve">use</w:t>
        </w:r>
      </w:ins>
      <w:ins w:id="342" w:author="Robert Sutor" w:date="2026-08-17T09:08:00Z">
        <w:r>
          <w:rPr>
            <w:color w:val="C2410C"/>
            <w:u w:val="single"/>
          </w:rPr>
          <w:t xml:space="preserve"> </w:t>
        </w:r>
      </w:ins>
      <w:ins w:id="343" w:author="Robert Sutor" w:date="2026-08-17T09:08:00Z">
        <w:r>
          <w:rPr>
            <w:color w:val="C2410C"/>
            <w:u w:val="single"/>
          </w:rPr>
          <w:t xml:space="preserve">of</w:t>
        </w:r>
      </w:ins>
      <w:ins w:id="344" w:author="Robert Sutor" w:date="2026-08-17T09:08:00Z">
        <w:r>
          <w:rPr>
            <w:color w:val="C2410C"/>
            <w:u w:val="single"/>
          </w:rPr>
          <w:t xml:space="preserve"> </w:t>
        </w:r>
      </w:ins>
      <w:ins w:id="345" w:author="Robert Sutor" w:date="2026-08-17T09:08:00Z">
        <w:r>
          <w:rPr>
            <w:color w:val="C2410C"/>
            <w:u w:val="single"/>
          </w:rPr>
          <w:t xml:space="preserve">an</w:t>
        </w:r>
      </w:ins>
      <w:ins w:id="346" w:author="Robert Sutor" w:date="2026-08-17T09:08:00Z">
        <w:r>
          <w:rPr>
            <w:color w:val="C2410C"/>
            <w:u w:val="single"/>
          </w:rPr>
          <w:t xml:space="preserve"> </w:t>
        </w:r>
      </w:ins>
      <w:ins w:id="347" w:author="Robert Sutor" w:date="2026-08-17T09:08:00Z">
        <w:r>
          <w:rPr>
            <w:color w:val="C2410C"/>
            <w:u w:val="single"/>
          </w:rPr>
          <w:t xml:space="preserve">Apartment</w:t>
        </w:r>
      </w:ins>
      <w:ins w:id="348" w:author="Robert Sutor" w:date="2026-08-17T09:08:00Z">
        <w:r>
          <w:rPr>
            <w:color w:val="C2410C"/>
            <w:u w:val="single"/>
          </w:rPr>
          <w:t xml:space="preserve"> </w:t>
        </w:r>
      </w:ins>
      <w:ins w:id="349" w:author="Robert Sutor" w:date="2026-08-17T09:08:00Z">
        <w:r>
          <w:rPr>
            <w:color w:val="C2410C"/>
            <w:u w:val="single"/>
          </w:rPr>
          <w:t xml:space="preserve">by</w:t>
        </w:r>
      </w:ins>
      <w:ins w:id="350" w:author="Robert Sutor" w:date="2026-08-17T09:08:00Z">
        <w:r>
          <w:rPr>
            <w:color w:val="C2410C"/>
            <w:u w:val="single"/>
          </w:rPr>
          <w:t xml:space="preserve"> </w:t>
        </w:r>
      </w:ins>
      <w:ins w:id="351" w:author="Robert Sutor" w:date="2026-08-17T09:08:00Z">
        <w:r>
          <w:rPr>
            <w:color w:val="C2410C"/>
            <w:u w:val="single"/>
          </w:rPr>
          <w:t xml:space="preserve">any</w:t>
        </w:r>
      </w:ins>
      <w:ins w:id="352" w:author="Robert Sutor" w:date="2026-08-17T09:08:00Z">
        <w:r>
          <w:rPr>
            <w:color w:val="C2410C"/>
            <w:u w:val="single"/>
          </w:rPr>
          <w:t xml:space="preserve"> </w:t>
        </w:r>
      </w:ins>
      <w:ins w:id="353" w:author="Robert Sutor" w:date="2026-08-17T09:08:00Z">
        <w:r>
          <w:rPr>
            <w:color w:val="C2410C"/>
            <w:u w:val="single"/>
          </w:rPr>
          <w:t xml:space="preserve">person</w:t>
        </w:r>
      </w:ins>
      <w:ins w:id="354" w:author="Robert Sutor" w:date="2026-08-17T09:08:00Z">
        <w:r>
          <w:rPr>
            <w:color w:val="C2410C"/>
            <w:u w:val="single"/>
          </w:rPr>
          <w:t xml:space="preserve"> </w:t>
        </w:r>
      </w:ins>
      <w:ins w:id="355" w:author="Robert Sutor" w:date="2026-08-17T09:08:00Z">
        <w:r>
          <w:rPr>
            <w:color w:val="C2410C"/>
            <w:u w:val="single"/>
          </w:rPr>
          <w:t xml:space="preserve">other</w:t>
        </w:r>
      </w:ins>
      <w:ins w:id="356" w:author="Robert Sutor" w:date="2026-08-17T09:08:00Z">
        <w:r>
          <w:rPr>
            <w:color w:val="C2410C"/>
            <w:u w:val="single"/>
          </w:rPr>
          <w:t xml:space="preserve"> </w:t>
        </w:r>
      </w:ins>
      <w:ins w:id="357" w:author="Robert Sutor" w:date="2026-08-17T09:08:00Z">
        <w:r>
          <w:rPr>
            <w:color w:val="C2410C"/>
            <w:u w:val="single"/>
          </w:rPr>
          <w:t xml:space="preserve">than</w:t>
        </w:r>
      </w:ins>
      <w:ins w:id="358" w:author="Robert Sutor" w:date="2026-08-17T09:08:00Z">
        <w:r>
          <w:rPr>
            <w:color w:val="C2410C"/>
            <w:u w:val="single"/>
          </w:rPr>
          <w:t xml:space="preserve"> </w:t>
        </w:r>
      </w:ins>
      <w:ins w:id="359" w:author="Robert Sutor" w:date="2026-08-17T09:08:00Z">
        <w:r>
          <w:rPr>
            <w:color w:val="C2410C"/>
            <w:u w:val="single"/>
          </w:rPr>
          <w:t xml:space="preserve">the</w:t>
        </w:r>
      </w:ins>
      <w:ins w:id="360" w:author="Robert Sutor" w:date="2026-08-17T09:08:00Z">
        <w:r>
          <w:rPr>
            <w:color w:val="C2410C"/>
            <w:u w:val="single"/>
          </w:rPr>
          <w:t xml:space="preserve"> </w:t>
        </w:r>
      </w:ins>
      <w:ins w:id="361" w:author="Robert Sutor" w:date="2026-08-17T09:08:00Z">
        <w:r>
          <w:rPr>
            <w:color w:val="C2410C"/>
            <w:u w:val="single"/>
          </w:rPr>
          <w:t xml:space="preserve">owner</w:t>
        </w:r>
      </w:ins>
      <w:ins w:id="362" w:author="Robert Sutor" w:date="2026-08-17T09:08:00Z">
        <w:r>
          <w:rPr>
            <w:color w:val="C2410C"/>
            <w:u w:val="single"/>
          </w:rPr>
          <w:t xml:space="preserve"> </w:t>
        </w:r>
      </w:ins>
      <w:ins w:id="363" w:author="Robert Sutor" w:date="2026-08-17T09:08:00Z">
        <w:r>
          <w:rPr>
            <w:color w:val="C2410C"/>
            <w:u w:val="single"/>
          </w:rPr>
          <w:t xml:space="preserve">may</w:t>
        </w:r>
      </w:ins>
      <w:ins w:id="364" w:author="Robert Sutor" w:date="2026-08-17T09:08:00Z">
        <w:r>
          <w:rPr>
            <w:color w:val="C2410C"/>
            <w:u w:val="single"/>
          </w:rPr>
          <w:t xml:space="preserve"> </w:t>
        </w:r>
      </w:ins>
      <w:ins w:id="365" w:author="Robert Sutor" w:date="2026-08-17T09:08:00Z">
        <w:r>
          <w:rPr>
            <w:color w:val="C2410C"/>
            <w:u w:val="single"/>
          </w:rPr>
          <w:t xml:space="preserve">only</w:t>
        </w:r>
      </w:ins>
      <w:ins w:id="366" w:author="Robert Sutor" w:date="2026-08-17T09:08:00Z">
        <w:r>
          <w:rPr>
            <w:color w:val="C2410C"/>
            <w:u w:val="single"/>
          </w:rPr>
          <w:t xml:space="preserve"> </w:t>
        </w:r>
      </w:ins>
      <w:ins w:id="367" w:author="Robert Sutor" w:date="2026-08-17T09:08:00Z">
        <w:r>
          <w:rPr>
            <w:color w:val="C2410C"/>
            <w:u w:val="single"/>
          </w:rPr>
          <w:t xml:space="preserve">occur</w:t>
        </w:r>
      </w:ins>
      <w:ins w:id="368" w:author="Robert Sutor" w:date="2026-08-17T09:08:00Z">
        <w:r>
          <w:rPr>
            <w:color w:val="C2410C"/>
            <w:u w:val="single"/>
          </w:rPr>
          <w:t xml:space="preserve"> </w:t>
        </w:r>
      </w:ins>
      <w:ins w:id="369" w:author="Robert Sutor" w:date="2026-08-17T09:08:00Z">
        <w:r>
          <w:rPr>
            <w:color w:val="C2410C"/>
            <w:u w:val="single"/>
          </w:rPr>
          <w:t xml:space="preserve">without</w:t>
        </w:r>
      </w:ins>
      <w:ins w:id="370" w:author="Robert Sutor" w:date="2026-08-17T09:08:00Z">
        <w:r>
          <w:rPr>
            <w:color w:val="C2410C"/>
            <w:u w:val="single"/>
          </w:rPr>
          <w:t xml:space="preserve"> </w:t>
        </w:r>
      </w:ins>
      <w:ins w:id="371" w:author="Robert Sutor" w:date="2026-08-17T09:08:00Z">
        <w:r>
          <w:rPr>
            <w:color w:val="C2410C"/>
            <w:u w:val="single"/>
          </w:rPr>
          <w:t xml:space="preserve">any</w:t>
        </w:r>
      </w:ins>
      <w:ins w:id="372" w:author="Robert Sutor" w:date="2026-08-17T09:08:00Z">
        <w:r>
          <w:rPr>
            <w:color w:val="C2410C"/>
            <w:u w:val="single"/>
          </w:rPr>
          <w:t xml:space="preserve"> </w:t>
        </w:r>
      </w:ins>
      <w:ins w:id="373" w:author="Robert Sutor" w:date="2026-08-17T09:08:00Z">
        <w:r>
          <w:rPr>
            <w:color w:val="C2410C"/>
            <w:u w:val="single"/>
          </w:rPr>
          <w:t xml:space="preserve">consideration</w:t>
        </w:r>
      </w:ins>
      <w:ins w:id="374" w:author="Robert Sutor" w:date="2026-08-17T09:08:00Z">
        <w:r>
          <w:rPr>
            <w:color w:val="C2410C"/>
            <w:u w:val="single"/>
          </w:rPr>
          <w:t xml:space="preserve"> </w:t>
        </w:r>
      </w:ins>
      <w:ins w:id="375" w:author="Robert Sutor" w:date="2026-08-17T09:08:00Z">
        <w:r>
          <w:rPr>
            <w:color w:val="C2410C"/>
            <w:u w:val="single"/>
          </w:rPr>
          <w:t xml:space="preserve">being</w:t>
        </w:r>
      </w:ins>
      <w:ins w:id="376" w:author="Robert Sutor" w:date="2026-08-17T09:08:00Z">
        <w:r>
          <w:rPr>
            <w:color w:val="C2410C"/>
            <w:u w:val="single"/>
          </w:rPr>
          <w:t xml:space="preserve"> </w:t>
        </w:r>
      </w:ins>
      <w:ins w:id="377" w:author="Robert Sutor" w:date="2026-08-17T09:08:00Z">
        <w:r>
          <w:rPr>
            <w:color w:val="C2410C"/>
            <w:u w:val="single"/>
          </w:rPr>
          <w:t xml:space="preserve">paid</w:t>
        </w:r>
      </w:ins>
      <w:ins w:id="378" w:author="Robert Sutor" w:date="2026-08-17T09:08:00Z">
        <w:r>
          <w:rPr>
            <w:color w:val="C2410C"/>
            <w:u w:val="single"/>
          </w:rPr>
          <w:t xml:space="preserve"> </w:t>
        </w:r>
      </w:ins>
      <w:ins w:id="379" w:author="Robert Sutor" w:date="2026-08-17T09:08:00Z">
        <w:r>
          <w:rPr>
            <w:color w:val="C2410C"/>
            <w:u w:val="single"/>
          </w:rPr>
          <w:t xml:space="preserve">for</w:t>
        </w:r>
      </w:ins>
      <w:ins w:id="380" w:author="Robert Sutor" w:date="2026-08-17T09:08:00Z">
        <w:r>
          <w:rPr>
            <w:color w:val="C2410C"/>
            <w:u w:val="single"/>
          </w:rPr>
          <w:t xml:space="preserve"> </w:t>
        </w:r>
      </w:ins>
      <w:ins w:id="381" w:author="Robert Sutor" w:date="2026-08-17T09:08:00Z">
        <w:r>
          <w:rPr>
            <w:color w:val="C2410C"/>
            <w:u w:val="single"/>
          </w:rPr>
          <w:t xml:space="preserve">such</w:t>
        </w:r>
      </w:ins>
      <w:ins w:id="382" w:author="Robert Sutor" w:date="2026-08-17T09:08:00Z">
        <w:r>
          <w:rPr>
            <w:color w:val="C2410C"/>
            <w:u w:val="single"/>
          </w:rPr>
          <w:t xml:space="preserve"> </w:t>
        </w:r>
      </w:ins>
      <w:ins w:id="383" w:author="Robert Sutor" w:date="2026-08-17T09:08:00Z">
        <w:r>
          <w:rPr>
            <w:color w:val="C2410C"/>
            <w:u w:val="single"/>
          </w:rPr>
          <w:t xml:space="preserve">use,</w:t>
        </w:r>
      </w:ins>
      <w:ins w:id="384" w:author="Robert Sutor" w:date="2026-08-17T09:08:00Z">
        <w:r>
          <w:rPr>
            <w:color w:val="C2410C"/>
            <w:u w:val="single"/>
          </w:rPr>
          <w:t xml:space="preserve"> </w:t>
        </w:r>
      </w:ins>
      <w:ins w:id="385" w:author="Robert Sutor" w:date="2026-08-17T09:08:00Z">
        <w:r>
          <w:rPr>
            <w:color w:val="C2410C"/>
            <w:u w:val="single"/>
          </w:rPr>
          <w:t xml:space="preserve">be</w:t>
        </w:r>
      </w:ins>
      <w:ins w:id="386" w:author="Robert Sutor" w:date="2026-08-17T09:08:00Z">
        <w:r>
          <w:rPr>
            <w:color w:val="C2410C"/>
            <w:u w:val="single"/>
          </w:rPr>
          <w:t xml:space="preserve"> </w:t>
        </w:r>
      </w:ins>
      <w:ins w:id="387" w:author="Robert Sutor" w:date="2026-08-17T09:08:00Z">
        <w:r>
          <w:rPr>
            <w:color w:val="C2410C"/>
            <w:u w:val="single"/>
          </w:rPr>
          <w:t xml:space="preserve">it</w:t>
        </w:r>
      </w:ins>
      <w:ins w:id="388" w:author="Robert Sutor" w:date="2026-08-17T09:08:00Z">
        <w:r>
          <w:rPr>
            <w:color w:val="C2410C"/>
            <w:u w:val="single"/>
          </w:rPr>
          <w:t xml:space="preserve"> </w:t>
        </w:r>
      </w:ins>
      <w:ins w:id="389" w:author="Robert Sutor" w:date="2026-08-17T09:08:00Z">
        <w:r>
          <w:rPr>
            <w:color w:val="C2410C"/>
            <w:u w:val="single"/>
          </w:rPr>
          <w:t xml:space="preserve">financial,</w:t>
        </w:r>
      </w:ins>
      <w:ins w:id="390" w:author="Robert Sutor" w:date="2026-08-17T09:08:00Z">
        <w:r>
          <w:rPr>
            <w:color w:val="C2410C"/>
            <w:u w:val="single"/>
          </w:rPr>
          <w:t xml:space="preserve"> </w:t>
        </w:r>
      </w:ins>
      <w:ins w:id="391" w:author="Robert Sutor" w:date="2026-08-17T09:08:00Z">
        <w:r>
          <w:rPr>
            <w:color w:val="C2410C"/>
            <w:u w:val="single"/>
          </w:rPr>
          <w:t xml:space="preserve">in-kind,</w:t>
        </w:r>
      </w:ins>
      <w:ins w:id="392" w:author="Robert Sutor" w:date="2026-08-17T09:08:00Z">
        <w:r>
          <w:rPr>
            <w:color w:val="C2410C"/>
            <w:u w:val="single"/>
          </w:rPr>
          <w:t xml:space="preserve"> </w:t>
        </w:r>
      </w:ins>
      <w:ins w:id="393" w:author="Robert Sutor" w:date="2026-08-17T09:08:00Z">
        <w:r>
          <w:rPr>
            <w:color w:val="C2410C"/>
            <w:u w:val="single"/>
          </w:rPr>
          <w:t xml:space="preserve">contra</w:t>
        </w:r>
      </w:ins>
      <w:ins w:id="394" w:author="Robert Sutor" w:date="2026-08-17T09:08:00Z">
        <w:r>
          <w:rPr>
            <w:color w:val="C2410C"/>
            <w:u w:val="single"/>
          </w:rPr>
          <w:t xml:space="preserve"> </w:t>
        </w:r>
      </w:ins>
      <w:ins w:id="395" w:author="Robert Sutor" w:date="2026-08-17T09:08:00Z">
        <w:r>
          <w:rPr>
            <w:color w:val="C2410C"/>
            <w:u w:val="single"/>
          </w:rPr>
          <w:t xml:space="preserve">or</w:t>
        </w:r>
      </w:ins>
      <w:ins w:id="396" w:author="Robert Sutor" w:date="2026-08-17T09:08:00Z">
        <w:r>
          <w:rPr>
            <w:color w:val="C2410C"/>
            <w:u w:val="single"/>
          </w:rPr>
          <w:t xml:space="preserve"> </w:t>
        </w:r>
      </w:ins>
      <w:ins w:id="397" w:author="Robert Sutor" w:date="2026-08-17T09:08:00Z">
        <w:r>
          <w:rPr>
            <w:color w:val="C2410C"/>
            <w:u w:val="single"/>
          </w:rPr>
          <w:t xml:space="preserve">any</w:t>
        </w:r>
      </w:ins>
      <w:ins w:id="398" w:author="Robert Sutor" w:date="2026-08-17T09:08:00Z">
        <w:r>
          <w:rPr>
            <w:color w:val="C2410C"/>
            <w:u w:val="single"/>
          </w:rPr>
          <w:t xml:space="preserve"> </w:t>
        </w:r>
      </w:ins>
      <w:ins w:id="399" w:author="Robert Sutor" w:date="2026-08-17T09:08:00Z">
        <w:r>
          <w:rPr>
            <w:color w:val="C2410C"/>
            <w:u w:val="single"/>
          </w:rPr>
          <w:t xml:space="preserve">other</w:t>
        </w:r>
      </w:ins>
      <w:ins w:id="400" w:author="Robert Sutor" w:date="2026-08-17T09:08:00Z">
        <w:r>
          <w:rPr>
            <w:color w:val="C2410C"/>
            <w:u w:val="single"/>
          </w:rPr>
          <w:t xml:space="preserve"> </w:t>
        </w:r>
      </w:ins>
      <w:ins w:id="401" w:author="Robert Sutor" w:date="2026-08-17T09:08:00Z">
        <w:r>
          <w:rPr>
            <w:color w:val="C2410C"/>
            <w:u w:val="single"/>
          </w:rPr>
          <w:t xml:space="preserve">form</w:t>
        </w:r>
      </w:ins>
      <w:ins w:id="402" w:author="Robert Sutor" w:date="2026-08-17T09:08:00Z">
        <w:r>
          <w:rPr>
            <w:color w:val="C2410C"/>
            <w:u w:val="single"/>
          </w:rPr>
          <w:t xml:space="preserve"> </w:t>
        </w:r>
      </w:ins>
      <w:ins w:id="403" w:author="Robert Sutor" w:date="2026-08-17T09:08:00Z">
        <w:r>
          <w:rPr>
            <w:color w:val="C2410C"/>
            <w:u w:val="single"/>
          </w:rPr>
          <w:t xml:space="preserve">of</w:t>
        </w:r>
      </w:ins>
      <w:ins w:id="404" w:author="Robert Sutor" w:date="2026-08-17T09:08:00Z">
        <w:r>
          <w:rPr>
            <w:color w:val="C2410C"/>
            <w:u w:val="single"/>
          </w:rPr>
          <w:t xml:space="preserve"> </w:t>
        </w:r>
      </w:ins>
      <w:ins w:id="405" w:author="Robert Sutor" w:date="2026-08-17T09:08:00Z">
        <w:r>
          <w:rPr>
            <w:color w:val="C2410C"/>
            <w:u w:val="single"/>
          </w:rPr>
          <w:t xml:space="preserve">consideration.</w:t>
        </w:r>
      </w:ins>
      <w:r>
        <w:rPr>
          <w:color w:val="C2410C"/>
          <w:u w:val="single"/>
        </w:rPr>
        <w:t xml:space="preserve">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w:t>
      </w:r>
      <w:del w:id="406" w:author="Robert Sutor" w:date="2026-08-17T09:08:00Z">
        <w:r>
          <w:rPr>
            <w:color w:val="C2410C"/>
            <w:u w:val="single"/>
          </w:rPr>
          <w:delText xml:space="preserve">Apartment</w:delText>
        </w:r>
      </w:del>
      <w:ins w:id="407" w:author="Robert Sutor" w:date="2026-08-17T09:08:00Z">
        <w:r>
          <w:rPr>
            <w:color w:val="C2410C"/>
            <w:u w:val="single"/>
          </w:rPr>
          <w:t xml:space="preserve">Apartment,</w:t>
        </w:r>
      </w:ins>
      <w:ins w:id="408" w:author="Robert Sutor" w:date="2026-08-17T09:08:00Z">
        <w:r>
          <w:rPr>
            <w:color w:val="C2410C"/>
            <w:u w:val="single"/>
          </w:rPr>
          <w:t xml:space="preserve"> </w:t>
        </w:r>
      </w:ins>
      <w:ins w:id="409" w:author="Robert Sutor" w:date="2026-08-17T09:08:00Z">
        <w:r>
          <w:rPr>
            <w:color w:val="C2410C"/>
            <w:u w:val="single"/>
          </w:rPr>
          <w:t xml:space="preserve">and</w:t>
        </w:r>
      </w:ins>
      <w:r>
        <w:rPr>
          <w:color w:val="C2410C"/>
          <w:u w:val="single"/>
        </w:rPr>
        <w:t xml:space="preserve"> (ii) is not visible from </w:t>
      </w:r>
      <w:ins w:id="410" w:author="Robert Sutor" w:date="2026-08-17T09:08:00Z">
        <w:r>
          <w:rPr>
            <w:color w:val="C2410C"/>
            <w:u w:val="single"/>
          </w:rPr>
          <w:t xml:space="preserve">the</w:t>
        </w:r>
      </w:ins>
      <w:ins w:id="411" w:author="Robert Sutor" w:date="2026-08-17T09:08:00Z">
        <w:r>
          <w:rPr>
            <w:color w:val="C2410C"/>
            <w:u w:val="single"/>
          </w:rPr>
          <w:t xml:space="preserve"> </w:t>
        </w:r>
      </w:ins>
      <w:r>
        <w:rPr>
          <w:color w:val="C2410C"/>
          <w:u w:val="single"/>
        </w:rPr>
        <w:t xml:space="preserve">outside</w:t>
      </w:r>
      <w:ins w:id="412" w:author="Robert Sutor" w:date="2026-08-17T09:08:00Z">
        <w:r>
          <w:rPr>
            <w:color w:val="C2410C"/>
            <w:u w:val="single"/>
          </w:rPr>
          <w:t xml:space="preserve"> </w:t>
        </w:r>
      </w:ins>
      <w:ins w:id="413" w:author="Robert Sutor" w:date="2026-08-17T09:08:00Z">
        <w:r>
          <w:rPr>
            <w:color w:val="C2410C"/>
            <w:u w:val="single"/>
          </w:rPr>
          <w:t xml:space="preserve">of</w:t>
        </w:r>
      </w:ins>
      <w:r>
        <w:rPr>
          <w:color w:val="C2410C"/>
          <w:u w:val="single"/>
        </w:rPr>
        <w:t xml:space="preserve"> the </w:t>
      </w:r>
      <w:del w:id="414" w:author="Robert Sutor" w:date="2026-08-17T09:08:00Z">
        <w:r>
          <w:rPr>
            <w:color w:val="C2410C"/>
            <w:u w:val="single"/>
          </w:rPr>
          <w:delText xml:space="preserve">Apartment.</w:delText>
        </w:r>
      </w:del>
      <w:ins w:id="415" w:author="Robert Sutor" w:date="2026-08-17T09:08:00Z">
        <w:r>
          <w:rPr>
            <w:color w:val="C2410C"/>
            <w:u w:val="single"/>
          </w:rPr>
          <w:t xml:space="preserve">Apartment."</w:t>
        </w:r>
      </w:ins>
    </w:p>
    <w:p w14:paraId="7695ABD7" w14:textId="77777777" w:rsidR="00382724" w:rsidRDefault="00B37698">
      <w:pPr>
        <w:jc w:val="both"/>
      </w:pPr>
      <w:ins w:id="416" w:author="Robert Sutor" w:date="2026-08-17T09:08:00Z">
        <w: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ins>
    </w:p>
    <w:p w14:paraId="66EE5CED" w14:textId="77777777" w:rsidR="00382724" w:rsidRDefault="00B37698">
      <w:pPr>
        <w:jc w:val="both"/>
      </w:pPr>
      <w:ins w:id="417" w:author="Robert Sutor" w:date="2026-08-17T09:08:00Z">
        <w: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ins>
    </w:p>
    <w:p w14:paraId="616FD9D2" w14:textId="77777777" w:rsidR="00382724" w:rsidRDefault="00B37698">
      <w:pPr>
        <w:jc w:val="both"/>
      </w:pPr>
      <w:ins w:id="418" w:author="Robert Sutor" w:date="2026-08-17T09:08:00Z">
        <w:r>
          <w:t>(d) The common elements shall be used only for the purposes for which they are designed and intended.</w:t>
        </w:r>
      </w:ins>
    </w:p>
    <w:p w14:paraId="1B043272" w14:textId="77777777" w:rsidR="00382724" w:rsidRDefault="00B37698">
      <w:pPr>
        <w:jc w:val="both"/>
      </w:pPr>
      <w:ins w:id="419" w:author="Robert Sutor" w:date="2026-08-17T09:08:00Z">
        <w:r>
          <w:t>(e) Notwithstanding anything contained hereinabove to the contrary, the Developer shall have the right to conduct sales activities as provided in section 6(f) above.</w:t>
        </w:r>
      </w:ins>
    </w:p>
    <w:p w14:paraId="0B0FFB23" w14:textId="77777777" w:rsidR="00382724" w:rsidRDefault="00B37698">
      <w:pPr>
        <w:keepNext/>
        <w:spacing w:before="280"/>
      </w:pPr>
      <w:bookmarkStart w:id="48" w:name="nav4037"/>
      <w:r>
        <w:rPr>
          <w:b/>
          <w:sz w:val="26"/>
        </w:rPr>
        <w:t>9. EXEMPTIONS FOR PERSONS WITH DISABILITIES.</w:t>
      </w:r>
      <w:bookmarkEnd w:id="48"/>
    </w:p>
    <w:p w14:paraId="7F221845" w14:textId="77777777" w:rsidR="00382724" w:rsidRDefault="00B37698">
      <w:pPr>
        <w:jc w:val="both"/>
      </w:pPr>
      <w: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14:paraId="5A0A15DC" w14:textId="77777777" w:rsidR="00382724" w:rsidRDefault="00B37698">
      <w:pPr>
        <w:keepNext/>
        <w:spacing w:before="280"/>
      </w:pPr>
      <w:bookmarkStart w:id="49" w:name="nav4038"/>
      <w:r>
        <w:rPr>
          <w:b/>
          <w:sz w:val="26"/>
        </w:rPr>
        <w:t>10. SERVICE OF PROCESS.</w:t>
      </w:r>
      <w:bookmarkEnd w:id="49"/>
    </w:p>
    <w:p w14:paraId="4FF5906F" w14:textId="77777777" w:rsidR="00382724" w:rsidRDefault="00B37698">
      <w:pPr>
        <w:jc w:val="both"/>
      </w:pPr>
      <w: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14:paraId="1AB2C14D" w14:textId="77777777" w:rsidR="00382724" w:rsidRDefault="00B37698">
      <w:pPr>
        <w:keepNext/>
        <w:spacing w:before="280"/>
      </w:pPr>
      <w:bookmarkStart w:id="50" w:name="nav4039"/>
      <w:r>
        <w:rPr>
          <w:b/>
          <w:sz w:val="26"/>
        </w:rPr>
        <w:t>11. ADMINISTRATION OF PROJECT.</w:t>
      </w:r>
      <w:bookmarkEnd w:id="50"/>
    </w:p>
    <w:p w14:paraId="56AE6BAE" w14:textId="77777777" w:rsidR="00382724" w:rsidRDefault="00B37698">
      <w:pPr>
        <w:jc w:val="both"/>
      </w:pPr>
      <w: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14:paraId="7C65E1B3" w14:textId="77777777" w:rsidR="00382724" w:rsidRDefault="00B37698">
      <w:pPr>
        <w:jc w:val="both"/>
      </w:pPr>
      <w:r>
        <w:t>(a) Make, build, maintain and repair all fences, drains, roads, curbs and sidewalks which may be required by law to be made, built, maintained and repairs upon or adjoining or in connection with or for the use of the common elements or any part thereof;</w:t>
      </w:r>
    </w:p>
    <w:p w14:paraId="6B909B04" w14:textId="77777777" w:rsidR="00382724" w:rsidRDefault="00B37698">
      <w:pPr>
        <w:jc w:val="both"/>
      </w:pPr>
      <w: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14:paraId="2597E68F" w14:textId="77777777" w:rsidR="00382724" w:rsidRDefault="00B37698">
      <w:pPr>
        <w:jc w:val="both"/>
      </w:pPr>
      <w:r>
        <w:t>(c) Well and substantially repair, maintain, amend, and keep all common elements with all necessary reparations and amendments whatsoever in good order and condition except as otherwise provided herein or in the Bylaws;</w:t>
      </w:r>
    </w:p>
    <w:p w14:paraId="4F74CA66" w14:textId="77777777" w:rsidR="00382724" w:rsidRDefault="00B37698">
      <w:pPr>
        <w:jc w:val="both"/>
      </w:pPr>
      <w:r>
        <w:t>(d) Not at any time make or suffer any strip or waste or unlawful or improper or offensive use of the common elements; and</w:t>
      </w:r>
    </w:p>
    <w:p w14:paraId="4E858BB6" w14:textId="77777777" w:rsidR="00382724" w:rsidRDefault="00B37698">
      <w:pPr>
        <w:jc w:val="both"/>
      </w:pPr>
      <w:r>
        <w:t>(e) Observe and perform all of the limitations, restrictions, covenants and conditions to be observed and performed under this Declaration, the Bylaws and the rules and regulations.</w:t>
      </w:r>
    </w:p>
    <w:p w14:paraId="744DAB17" w14:textId="77777777" w:rsidR="00382724" w:rsidRDefault="00B37698">
      <w:pPr>
        <w:keepNext/>
        <w:spacing w:before="280"/>
      </w:pPr>
      <w:bookmarkStart w:id="51" w:name="nav4040"/>
      <w:r>
        <w:rPr>
          <w:b/>
          <w:sz w:val="26"/>
        </w:rPr>
        <w:t>12. INSURANCE AND DAMAGE.</w:t>
      </w:r>
      <w:bookmarkEnd w:id="51"/>
    </w:p>
    <w:p w14:paraId="62A999B9" w14:textId="77777777" w:rsidR="00382724" w:rsidRDefault="00B37698">
      <w:pPr>
        <w:keepNext/>
        <w:spacing w:before="200"/>
      </w:pPr>
      <w:bookmarkStart w:id="52" w:name="nav4041"/>
      <w:r>
        <w:rPr>
          <w:b/>
        </w:rPr>
        <w:t>12.1 Commercial Property Insurance.</w:t>
      </w:r>
      <w:bookmarkEnd w:id="52"/>
    </w:p>
    <w:p w14:paraId="1F7B3E87" w14:textId="77777777" w:rsidR="00382724" w:rsidRDefault="00B37698">
      <w:pPr>
        <w:jc w:val="both"/>
      </w:pPr>
      <w: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14:paraId="561A7F3C" w14:textId="77777777" w:rsidR="00382724" w:rsidRDefault="00B37698">
      <w:pPr>
        <w:jc w:val="both"/>
      </w:pPr>
      <w: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14:paraId="518FF17E" w14:textId="77777777" w:rsidR="00382724" w:rsidRDefault="00B37698">
      <w:pPr>
        <w:jc w:val="both"/>
      </w:pPr>
      <w: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14:paraId="1A3060AB" w14:textId="77777777" w:rsidR="00382724" w:rsidRDefault="00B37698">
      <w:pPr>
        <w:jc w:val="both"/>
      </w:pPr>
      <w:r>
        <w:t>All premiums on the policy or policies required under this Section 12 and all deductibles and self-insured retentions shall be borne by the owners of the Apartments as a common expense in proportion to their undivided interests in the common elements.</w:t>
      </w:r>
    </w:p>
    <w:p w14:paraId="4CF93731" w14:textId="77777777" w:rsidR="00382724" w:rsidRDefault="00B37698">
      <w:pPr>
        <w:jc w:val="both"/>
      </w:pPr>
      <w:r>
        <w:t>Every such policy of insurance shall, unless unobtainable:</w:t>
      </w:r>
    </w:p>
    <w:p w14:paraId="0FC7400D" w14:textId="77777777" w:rsidR="00382724" w:rsidRDefault="00B37698">
      <w:pPr>
        <w:jc w:val="both"/>
      </w:pPr>
      <w: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14:paraId="69F0DFC1" w14:textId="77777777" w:rsidR="00382724" w:rsidRDefault="00B37698">
      <w:pPr>
        <w:jc w:val="both"/>
      </w:pPr>
      <w: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14:paraId="58C4CF52" w14:textId="77777777" w:rsidR="00382724" w:rsidRDefault="00B37698">
      <w:pPr>
        <w:jc w:val="both"/>
      </w:pPr>
      <w: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14:paraId="11525F53" w14:textId="77777777" w:rsidR="00382724" w:rsidRDefault="00B37698">
      <w:pPr>
        <w:jc w:val="both"/>
      </w:pPr>
      <w:r>
        <w:t>(d) Contain a waiver by the insurer of any right of subrogation or transfer of any recovery right to any right of the board or any of the owners against any of them or any other persons under them;</w:t>
      </w:r>
    </w:p>
    <w:p w14:paraId="201FA129" w14:textId="77777777" w:rsidR="00382724" w:rsidRDefault="00B37698">
      <w:pPr>
        <w:jc w:val="both"/>
      </w:pPr>
      <w:r>
        <w:t>(e) Contain a provision waiving any right of the insurer to repair, rebuild or replace if a decision is made pursuant to this Declaration or the Bylaws not to reinstate, rebuild, or restore the damaged or destroyed improvements;</w:t>
      </w:r>
    </w:p>
    <w:p w14:paraId="78766999" w14:textId="77777777" w:rsidR="00382724" w:rsidRDefault="00B37698">
      <w:pPr>
        <w:jc w:val="both"/>
      </w:pPr>
      <w: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14:paraId="71BE0C43" w14:textId="77777777" w:rsidR="00382724" w:rsidRDefault="00B37698">
      <w:pPr>
        <w:jc w:val="both"/>
      </w:pPr>
      <w:r>
        <w:t>(g) Contain a standard mortgage clause on ISO commercial property form which shall, unless unobtainable:</w:t>
      </w:r>
    </w:p>
    <w:p w14:paraId="22E965F2" w14:textId="77777777" w:rsidR="00382724" w:rsidRDefault="001B6930">
      <w:pPr>
        <w:jc w:val="both"/>
      </w:pPr>
      <w:r>
        <w:t xml:space="preserve">    </w:t>
      </w:r>
      <w:r w:rsidR="00B37698">
        <w:t>(i)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14:paraId="6EF8B546" w14:textId="77777777" w:rsidR="00382724" w:rsidRDefault="001B6930">
      <w:pPr>
        <w:jc w:val="both"/>
      </w:pPr>
      <w:r>
        <w:t xml:space="preserve">    </w:t>
      </w:r>
      <w:r w:rsidR="00B37698">
        <w:t>(ii) Provide that such insurance as to the interest of any mortgagee shall not be invalidated by any act or neglect of the board or the owners or any persons under them;</w:t>
      </w:r>
    </w:p>
    <w:p w14:paraId="564F3FC1" w14:textId="77777777" w:rsidR="00382724" w:rsidRDefault="001B6930">
      <w:pPr>
        <w:jc w:val="both"/>
      </w:pPr>
      <w:r>
        <w:t xml:space="preserve">    </w:t>
      </w:r>
      <w:r w:rsidR="00B37698">
        <w:t>(iii)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14:paraId="394DBCBC" w14:textId="77777777" w:rsidR="00382724" w:rsidRDefault="00B37698">
      <w:pPr>
        <w:keepNext/>
        <w:spacing w:before="200"/>
      </w:pPr>
      <w:bookmarkStart w:id="53" w:name="nav4042"/>
      <w:r>
        <w:rPr>
          <w:b/>
        </w:rPr>
        <w:t>12.2 Liability Insurance</w:t>
      </w:r>
      <w:bookmarkEnd w:id="53"/>
    </w:p>
    <w:p w14:paraId="764E482B" w14:textId="77777777" w:rsidR="00382724" w:rsidRDefault="00B37698">
      <w:pPr>
        <w:jc w:val="both"/>
      </w:pPr>
      <w: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14:paraId="34338B97" w14:textId="77777777" w:rsidR="00382724" w:rsidRDefault="00B37698">
      <w:pPr>
        <w:jc w:val="both"/>
      </w:pPr>
      <w:r>
        <w:t>All premiums on the policy or policies required under this Section 12 shall be borne by the owners of the Apartments in proportion to their undivided interests in the common elements.</w:t>
      </w:r>
    </w:p>
    <w:p w14:paraId="387EDDF9" w14:textId="77777777" w:rsidR="00382724" w:rsidRDefault="00B37698">
      <w:pPr>
        <w:jc w:val="both"/>
      </w:pPr>
      <w:r>
        <w:t>Each such policy, unless unobtainable, shall:</w:t>
      </w:r>
    </w:p>
    <w:p w14:paraId="7616632F" w14:textId="77777777" w:rsidR="00382724" w:rsidRDefault="00B37698">
      <w:pPr>
        <w:jc w:val="both"/>
      </w:pPr>
      <w: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14:paraId="53E7F816" w14:textId="77777777" w:rsidR="00382724" w:rsidRDefault="00B37698">
      <w:pPr>
        <w:jc w:val="both"/>
      </w:pPr>
      <w: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14:paraId="05254122" w14:textId="77777777" w:rsidR="00382724" w:rsidRDefault="00B37698">
      <w:pPr>
        <w:jc w:val="both"/>
      </w:pPr>
      <w:r>
        <w:t>(c) Contain a waiver by the insurer of any subrogation to any right of the board, the managing agent or any owner against any of them or any other person under their control; and</w:t>
      </w:r>
    </w:p>
    <w:p w14:paraId="0140605D" w14:textId="77777777" w:rsidR="00382724" w:rsidRDefault="00B37698">
      <w:pPr>
        <w:jc w:val="both"/>
      </w:pPr>
      <w:r>
        <w:t>(d) Contain a "severability of interest" clause precluding the insurer from denying the claim of an owner because of negligent acts of the association or other owners.</w:t>
      </w:r>
    </w:p>
    <w:p w14:paraId="1DBD8D4E" w14:textId="77777777" w:rsidR="00382724" w:rsidRDefault="00B37698">
      <w:pPr>
        <w:keepNext/>
        <w:spacing w:before="200"/>
      </w:pPr>
      <w:bookmarkStart w:id="54" w:name="nav4043"/>
      <w:r>
        <w:rPr>
          <w:b/>
        </w:rPr>
        <w:t>12.3 Worker's Compensation</w:t>
      </w:r>
      <w:bookmarkEnd w:id="54"/>
    </w:p>
    <w:p w14:paraId="0BE2A1B0" w14:textId="77777777" w:rsidR="00382724" w:rsidRDefault="00B37698">
      <w:pPr>
        <w:jc w:val="both"/>
      </w:pPr>
      <w:r>
        <w:t>The board on behalf of the Association as a common expense shall effect and maintain a policy of worker's compensation insurance to cover employees of the Association, if any.</w:t>
      </w:r>
    </w:p>
    <w:p w14:paraId="10618C55" w14:textId="77777777" w:rsidR="00382724" w:rsidRDefault="00B37698">
      <w:pPr>
        <w:keepNext/>
        <w:spacing w:before="200"/>
      </w:pPr>
      <w:bookmarkStart w:id="55" w:name="nav4044"/>
      <w:r>
        <w:rPr>
          <w:b/>
        </w:rPr>
        <w:t>12.4 Liability Insurance for Members of the Board and Officers of the Association</w:t>
      </w:r>
      <w:bookmarkEnd w:id="55"/>
    </w:p>
    <w:p w14:paraId="09515B3B" w14:textId="77777777" w:rsidR="00382724" w:rsidRDefault="00B37698">
      <w:pPr>
        <w:jc w:val="both"/>
      </w:pPr>
      <w: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14:paraId="1125A710" w14:textId="77777777" w:rsidR="00382724" w:rsidRDefault="00B37698">
      <w:pPr>
        <w:keepNext/>
        <w:spacing w:before="200"/>
      </w:pPr>
      <w:bookmarkStart w:id="56" w:name="nav4045"/>
      <w:r>
        <w:rPr>
          <w:b/>
        </w:rPr>
        <w:t>12.5 Other Insurance</w:t>
      </w:r>
      <w:bookmarkEnd w:id="56"/>
    </w:p>
    <w:p w14:paraId="6C86CA9E" w14:textId="77777777" w:rsidR="00382724" w:rsidRDefault="00B37698">
      <w:pPr>
        <w:jc w:val="both"/>
      </w:pPr>
      <w:r>
        <w:t>The board may on behalf of the Association at its common expense, obtain and maintain any other insurance coverage which the board shall in its discretion deem necessary or appropriate.</w:t>
      </w:r>
    </w:p>
    <w:p w14:paraId="0A1801A1" w14:textId="77777777" w:rsidR="00382724" w:rsidRDefault="00B37698">
      <w:pPr>
        <w:keepNext/>
        <w:spacing w:before="200"/>
      </w:pPr>
      <w:bookmarkStart w:id="57" w:name="nav4046"/>
      <w:r>
        <w:rPr>
          <w:b/>
        </w:rPr>
        <w:t>12.6 Review of Insurance Program</w:t>
      </w:r>
      <w:bookmarkEnd w:id="57"/>
    </w:p>
    <w:p w14:paraId="560340D9" w14:textId="77777777" w:rsidR="00382724" w:rsidRDefault="00B37698">
      <w:pPr>
        <w:jc w:val="both"/>
      </w:pPr>
      <w: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14:paraId="55DBA9FC" w14:textId="77777777" w:rsidR="00382724" w:rsidRDefault="00B37698">
      <w:pPr>
        <w:keepNext/>
        <w:spacing w:before="200"/>
      </w:pPr>
      <w:bookmarkStart w:id="58" w:name="nav4047"/>
      <w:r>
        <w:rPr>
          <w:b/>
        </w:rPr>
        <w:t>12.7 Waivers of Subrogation</w:t>
      </w:r>
      <w:bookmarkEnd w:id="58"/>
    </w:p>
    <w:p w14:paraId="67150AA0" w14:textId="77777777" w:rsidR="00382724" w:rsidRDefault="00B37698">
      <w:pPr>
        <w:jc w:val="both"/>
      </w:pPr>
      <w: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14:paraId="2D45936A" w14:textId="77777777" w:rsidR="00382724" w:rsidRDefault="00B37698">
      <w:pPr>
        <w:keepNext/>
        <w:spacing w:before="200"/>
      </w:pPr>
      <w:bookmarkStart w:id="59" w:name="nav4048"/>
      <w:r>
        <w:rPr>
          <w:b/>
        </w:rPr>
        <w:t>12.8 Substitute Coverage</w:t>
      </w:r>
      <w:bookmarkEnd w:id="59"/>
    </w:p>
    <w:p w14:paraId="61350393" w14:textId="77777777" w:rsidR="00382724" w:rsidRDefault="00B37698">
      <w:pPr>
        <w:jc w:val="both"/>
      </w:pPr>
      <w: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14:paraId="49D715D6" w14:textId="77777777" w:rsidR="00382724" w:rsidRDefault="00B37698">
      <w:pPr>
        <w:keepNext/>
        <w:spacing w:before="280"/>
      </w:pPr>
      <w:bookmarkStart w:id="60" w:name="nav4049"/>
      <w:r>
        <w:rPr>
          <w:b/>
          <w:sz w:val="26"/>
        </w:rPr>
        <w:t>13. INSURED CASUALTY AND UNINSURED CASUALTY.</w:t>
      </w:r>
      <w:bookmarkEnd w:id="60"/>
    </w:p>
    <w:p w14:paraId="5B6DA11C" w14:textId="77777777" w:rsidR="00382724" w:rsidRDefault="00B37698">
      <w:pPr>
        <w:keepNext/>
        <w:spacing w:before="200"/>
      </w:pPr>
      <w:bookmarkStart w:id="61" w:name="nav4050"/>
      <w:r>
        <w:rPr>
          <w:b/>
        </w:rPr>
        <w:t>13.1 Insured Casualty</w:t>
      </w:r>
      <w:bookmarkEnd w:id="61"/>
    </w:p>
    <w:p w14:paraId="17CA9E5E" w14:textId="77777777" w:rsidR="00382724" w:rsidRDefault="00B37698">
      <w:pPr>
        <w:jc w:val="both"/>
      </w:pPr>
      <w: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14:paraId="532A44E7" w14:textId="77777777" w:rsidR="00382724" w:rsidRDefault="00B37698">
      <w:pPr>
        <w:jc w:val="both"/>
      </w:pPr>
      <w: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14:paraId="17A23A12" w14:textId="77777777" w:rsidR="00382724" w:rsidRDefault="00B37698">
      <w:pPr>
        <w:jc w:val="both"/>
      </w:pPr>
      <w: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14:paraId="459A8A72" w14:textId="77777777" w:rsidR="00382724" w:rsidRDefault="00B37698">
      <w:pPr>
        <w:jc w:val="both"/>
      </w:pPr>
      <w: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14:paraId="54BE234F" w14:textId="77777777" w:rsidR="00382724" w:rsidRDefault="00B37698">
      <w:pPr>
        <w:jc w:val="both"/>
      </w:pPr>
      <w:r>
        <w:t>(e) Disbursement of Insurance Proceeds. The cost of the work (as estimated by the board of directors) shall be paid out from time to time or at the direction of the board as the work progresses, but subject to the following conditions:</w:t>
      </w:r>
    </w:p>
    <w:p w14:paraId="1D5D7D1F" w14:textId="77777777" w:rsidR="00382724" w:rsidRDefault="001B6930">
      <w:pPr>
        <w:jc w:val="both"/>
      </w:pPr>
      <w:r>
        <w:t xml:space="preserve">    </w:t>
      </w:r>
      <w:r w:rsidR="00B37698">
        <w:t>(i) An architect or engineer (who may be an employee of the board) shall oversee the work;</w:t>
      </w:r>
    </w:p>
    <w:p w14:paraId="2695C590" w14:textId="77777777" w:rsidR="00382724" w:rsidRDefault="001B6930">
      <w:pPr>
        <w:jc w:val="both"/>
      </w:pPr>
      <w:r>
        <w:t xml:space="preserve">    </w:t>
      </w:r>
      <w:r w:rsidR="00B37698">
        <w:t>(ii)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14:paraId="5AC8DABC" w14:textId="77777777" w:rsidR="00382724" w:rsidRDefault="001B6930">
      <w:pPr>
        <w:jc w:val="both"/>
      </w:pPr>
      <w:r>
        <w:t xml:space="preserve">    </w:t>
      </w:r>
      <w:r w:rsidR="00B37698">
        <w:t>(iii)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14:paraId="667C4BB1" w14:textId="77777777" w:rsidR="00382724" w:rsidRDefault="001B6930">
      <w:pPr>
        <w:jc w:val="both"/>
      </w:pPr>
      <w:r>
        <w:t xml:space="preserve">    </w:t>
      </w:r>
      <w:r w:rsidR="00B37698">
        <w:t>(iv) The request for any payment after the work has been completed shall be accompanied by a copy of any certificate or certificates required by law to render occupancy of the premises legal;</w:t>
      </w:r>
    </w:p>
    <w:p w14:paraId="4970A6A2" w14:textId="77777777" w:rsidR="00382724" w:rsidRDefault="001B6930">
      <w:pPr>
        <w:jc w:val="both"/>
      </w:pPr>
      <w:r>
        <w:t xml:space="preserve">    </w:t>
      </w:r>
      <w:r w:rsidR="00B37698">
        <w:t>(v)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14:paraId="01B56CD2" w14:textId="77777777" w:rsidR="00382724" w:rsidRDefault="001B6930">
      <w:pPr>
        <w:jc w:val="both"/>
      </w:pPr>
      <w:r>
        <w:t xml:space="preserve">    </w:t>
      </w:r>
      <w:r w:rsidR="00B37698">
        <w:t>(vi) Such other conditions not inconsistent with the foregoing as the Insurance Trustee may reasonably request.</w:t>
      </w:r>
    </w:p>
    <w:p w14:paraId="281C7135" w14:textId="77777777" w:rsidR="00382724" w:rsidRDefault="00B37698">
      <w:pPr>
        <w:jc w:val="both"/>
      </w:pPr>
      <w: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14:paraId="662FCB95" w14:textId="77777777" w:rsidR="00382724" w:rsidRDefault="00B37698">
      <w:pPr>
        <w:jc w:val="both"/>
      </w:pPr>
      <w: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14:paraId="52A1EEFD" w14:textId="77777777" w:rsidR="00382724" w:rsidRDefault="00B37698">
      <w:pPr>
        <w:keepNext/>
        <w:spacing w:before="200"/>
      </w:pPr>
      <w:bookmarkStart w:id="62" w:name="nav4051"/>
      <w:r>
        <w:rPr>
          <w:b/>
        </w:rPr>
        <w:t>13.2 Uninsured Casualty: Partial Restoration and Determination Against Restoration</w:t>
      </w:r>
      <w:bookmarkEnd w:id="62"/>
    </w:p>
    <w:p w14:paraId="295A5447" w14:textId="77777777" w:rsidR="00382724" w:rsidRDefault="00B37698">
      <w:pPr>
        <w:jc w:val="both"/>
      </w:pPr>
      <w: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14:paraId="095FDEA5" w14:textId="77777777" w:rsidR="00382724" w:rsidRDefault="00B37698">
      <w:pPr>
        <w:jc w:val="both"/>
      </w:pPr>
      <w: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14:paraId="3DED11EB" w14:textId="77777777" w:rsidR="00382724" w:rsidRDefault="00B37698">
      <w:pPr>
        <w:jc w:val="both"/>
      </w:pPr>
      <w: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14:paraId="4AD54421" w14:textId="77777777" w:rsidR="00382724" w:rsidRDefault="00B37698">
      <w:pPr>
        <w:keepNext/>
        <w:spacing w:before="280"/>
      </w:pPr>
      <w:bookmarkStart w:id="63" w:name="nav4052"/>
      <w:r>
        <w:rPr>
          <w:b/>
          <w:sz w:val="26"/>
        </w:rPr>
        <w:t>14. CONDEMNATION.</w:t>
      </w:r>
      <w:bookmarkEnd w:id="63"/>
    </w:p>
    <w:p w14:paraId="72A38512" w14:textId="77777777" w:rsidR="00382724" w:rsidRDefault="00B37698">
      <w:pPr>
        <w:keepNext/>
        <w:spacing w:before="200"/>
      </w:pPr>
      <w:bookmarkStart w:id="64" w:name="nav4053"/>
      <w:r>
        <w:rPr>
          <w:b/>
        </w:rPr>
        <w:t>14.1 Condemnation Trustee</w:t>
      </w:r>
      <w:bookmarkEnd w:id="64"/>
    </w:p>
    <w:p w14:paraId="0634F0A3" w14:textId="77777777" w:rsidR="00382724" w:rsidRDefault="00B37698">
      <w:pPr>
        <w:jc w:val="both"/>
      </w:pPr>
      <w: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14:paraId="380062AD" w14:textId="77777777" w:rsidR="00382724" w:rsidRDefault="00B37698">
      <w:pPr>
        <w:keepNext/>
        <w:spacing w:before="200"/>
      </w:pPr>
      <w:bookmarkStart w:id="65" w:name="nav4054"/>
      <w:r>
        <w:rPr>
          <w:b/>
        </w:rPr>
        <w:t>14.2 Allocation of Condemnation Proceeds</w:t>
      </w:r>
      <w:bookmarkEnd w:id="65"/>
    </w:p>
    <w:p w14:paraId="01D648F0" w14:textId="77777777" w:rsidR="00382724" w:rsidRDefault="00B37698">
      <w:pPr>
        <w:jc w:val="both"/>
      </w:pPr>
      <w: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14:paraId="14B8DA9C" w14:textId="77777777" w:rsidR="00382724" w:rsidRDefault="00B37698">
      <w:pPr>
        <w:keepNext/>
        <w:spacing w:before="200"/>
      </w:pPr>
      <w:bookmarkStart w:id="66" w:name="nav4055"/>
      <w:r>
        <w:rPr>
          <w:b/>
        </w:rPr>
        <w:t>14.3 Condemnation of Entire Project</w:t>
      </w:r>
      <w:bookmarkEnd w:id="66"/>
    </w:p>
    <w:p w14:paraId="12A747BA" w14:textId="77777777" w:rsidR="00382724" w:rsidRDefault="00B37698">
      <w:pPr>
        <w:jc w:val="both"/>
      </w:pPr>
      <w:r>
        <w:t>If the entire Project is taken, the Condemnation Trustee shall pay each apartment owner and mortgagee, as their interests may appear, the portion of the condemnation proceeds determined in the above manner.</w:t>
      </w:r>
    </w:p>
    <w:p w14:paraId="367765C4" w14:textId="77777777" w:rsidR="00382724" w:rsidRDefault="00B37698">
      <w:pPr>
        <w:keepNext/>
        <w:spacing w:before="200"/>
      </w:pPr>
      <w:bookmarkStart w:id="67" w:name="nav4056"/>
      <w:r>
        <w:rPr>
          <w:b/>
        </w:rPr>
        <w:t>14.4 Partial Taking</w:t>
      </w:r>
      <w:bookmarkEnd w:id="67"/>
    </w:p>
    <w:p w14:paraId="1D87D6B7" w14:textId="77777777" w:rsidR="00382724" w:rsidRDefault="00B37698">
      <w:pPr>
        <w:jc w:val="both"/>
      </w:pPr>
      <w: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14:paraId="7F44DB08" w14:textId="77777777" w:rsidR="00382724" w:rsidRDefault="00B37698">
      <w:pPr>
        <w:jc w:val="both"/>
      </w:pPr>
      <w: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14:paraId="0F93B6B9" w14:textId="77777777" w:rsidR="00382724" w:rsidRDefault="00B37698">
      <w:pPr>
        <w:jc w:val="both"/>
      </w:pPr>
      <w: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14:paraId="30D59194" w14:textId="77777777" w:rsidR="00382724" w:rsidRDefault="00B37698">
      <w:pPr>
        <w:jc w:val="both"/>
      </w:pPr>
      <w: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14:paraId="0C3EA15A" w14:textId="77777777" w:rsidR="00382724" w:rsidRDefault="00B37698">
      <w:pPr>
        <w:keepNext/>
        <w:spacing w:before="280"/>
      </w:pPr>
      <w:bookmarkStart w:id="68" w:name="nav4057"/>
      <w:r>
        <w:rPr>
          <w:b/>
          <w:sz w:val="26"/>
        </w:rPr>
        <w:t>15. COMPLIANCE WITH CONDOMINIUM DOCUMENTS.</w:t>
      </w:r>
      <w:bookmarkEnd w:id="68"/>
    </w:p>
    <w:p w14:paraId="59C0B137" w14:textId="77777777" w:rsidR="00382724" w:rsidRDefault="00B37698">
      <w:pPr>
        <w:keepNext/>
        <w:spacing w:before="200"/>
      </w:pPr>
      <w:bookmarkStart w:id="69" w:name="nav4058"/>
      <w:r>
        <w:rPr>
          <w:b/>
        </w:rPr>
        <w:t>15.1 Compliance</w:t>
      </w:r>
      <w:bookmarkEnd w:id="69"/>
    </w:p>
    <w:p w14:paraId="505B7BAC" w14:textId="77777777" w:rsidR="00382724" w:rsidRDefault="00B37698">
      <w:pPr>
        <w:jc w:val="both"/>
      </w:pPr>
      <w: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14:paraId="60A45684" w14:textId="77777777" w:rsidR="00382724" w:rsidRDefault="00B37698">
      <w:pPr>
        <w:jc w:val="both"/>
      </w:pPr>
      <w:r>
        <w:t>In addition to enforcement against the owner(s), the association or any aggrieved owner may bring any such action directly against any tenant or occupant of any Apartment.</w:t>
      </w:r>
    </w:p>
    <w:p w14:paraId="1B97E869" w14:textId="77777777" w:rsidR="00382724" w:rsidRDefault="00B37698">
      <w:pPr>
        <w:jc w:val="both"/>
      </w:pPr>
      <w: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14:paraId="2DBBD18C" w14:textId="77777777" w:rsidR="00382724" w:rsidRDefault="00B37698">
      <w:pPr>
        <w:jc w:val="both"/>
      </w:pPr>
      <w: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14:paraId="1962B3B1" w14:textId="77777777" w:rsidR="00382724" w:rsidRDefault="00B37698">
      <w:pPr>
        <w:keepNext/>
        <w:spacing w:before="200"/>
      </w:pPr>
      <w:bookmarkStart w:id="70" w:name="nav4059"/>
      <w:r>
        <w:rPr>
          <w:b/>
        </w:rPr>
        <w:t>15.2 Costs</w:t>
      </w:r>
      <w:bookmarkEnd w:id="70"/>
    </w:p>
    <w:p w14:paraId="7A9439E1" w14:textId="77777777" w:rsidR="00382724" w:rsidRDefault="00B37698">
      <w:pPr>
        <w:jc w:val="both"/>
      </w:pPr>
      <w: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14:paraId="237D6FDD" w14:textId="77777777" w:rsidR="00382724" w:rsidRDefault="00B37698">
      <w:pPr>
        <w:keepNext/>
        <w:spacing w:before="280"/>
      </w:pPr>
      <w:bookmarkStart w:id="71" w:name="nav4060"/>
      <w:r>
        <w:rPr>
          <w:b/>
          <w:sz w:val="26"/>
        </w:rPr>
        <w:t>16. AMENDMENTS OF THE DECLARATION.</w:t>
      </w:r>
      <w:bookmarkEnd w:id="71"/>
    </w:p>
    <w:p w14:paraId="1E394655" w14:textId="77777777" w:rsidR="00382724" w:rsidRDefault="00B37698">
      <w:pPr>
        <w:keepNext/>
        <w:spacing w:before="200"/>
      </w:pPr>
      <w:bookmarkStart w:id="72" w:name="nav4061"/>
      <w:r>
        <w:rPr>
          <w:b/>
        </w:rPr>
        <w:t>16.1 Amendments Generally</w:t>
      </w:r>
      <w:bookmarkEnd w:id="72"/>
    </w:p>
    <w:p w14:paraId="164BE494" w14:textId="77777777" w:rsidR="00382724" w:rsidRDefault="00B37698">
      <w:pPr>
        <w:jc w:val="both"/>
      </w:pPr>
      <w:r>
        <w:t xml:space="preserve">Except as otherwise expressly provided herein or in the Act, this Declaration may be amended only by the affirmative vote or written consent of the owners of Apartments in the Project to which are appurtenant </w:t>
      </w:r>
      <w:ins w:id="73" w:author="Robert Sutor" w:date="2026-08-17T09:09:00Z" w16du:dateUtc="2026-08-17T16:09:00Z">
        <w:r w:rsidR="001B6930">
          <w:t>sixty-seven percent (67%)</w:t>
        </w:r>
      </w:ins>
      <w:bookmarkStart w:id="74" w:name="chgD04"/>
      <w:r w:rsidR="001B6930" w:rsidRPr="001B6930">
        <w:rPr>
          <w:color w:val="7C3AED"/>
          <w:sz w:val="22"/>
        </w:rPr>
        <w:t xml:space="preserve"> (D-04)</w:t>
      </w:r>
      <w:bookmarkEnd w:id="74"/>
      <w:del w:id="75" w:author="Robert Sutor" w:date="2026-08-17T09:09:00Z" w16du:dateUtc="2026-08-17T16:09:00Z">
        <w:r w:rsidDel="001B6930">
          <w:delText>seventy-five percent (75%)</w:delText>
        </w:r>
      </w:del>
      <w:r>
        <w:t xml:space="preserve">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w:t>
      </w:r>
      <w:ins w:id="76" w:author="Robert Sutor" w:date="2026-08-17T09:09:00Z" w16du:dateUtc="2026-08-17T16:09:00Z">
        <w:r w:rsidR="001B6930">
          <w:t>514B-34</w:t>
        </w:r>
      </w:ins>
      <w:bookmarkStart w:id="77" w:name="chgD03"/>
      <w:r w:rsidR="001B6930" w:rsidRPr="001B6930">
        <w:rPr>
          <w:color w:val="7C3AED"/>
          <w:sz w:val="22"/>
        </w:rPr>
        <w:t xml:space="preserve"> (D-03)</w:t>
      </w:r>
      <w:bookmarkEnd w:id="77"/>
      <w:del w:id="78" w:author="Robert Sutor" w:date="2026-08-17T09:09:00Z" w16du:dateUtc="2026-08-17T16:09:00Z">
        <w:r w:rsidDel="001B6930">
          <w:delText>514A-12</w:delText>
        </w:r>
      </w:del>
      <w:r>
        <w:t xml:space="preserve">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14:paraId="788CAFFE" w14:textId="77777777" w:rsidR="00382724" w:rsidRDefault="00B37698">
      <w:pPr>
        <w:jc w:val="both"/>
      </w:pPr>
      <w: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14:paraId="4848A63F" w14:textId="77777777" w:rsidR="00382724" w:rsidRDefault="00B37698">
      <w:pPr>
        <w:keepNext/>
        <w:spacing w:before="200"/>
      </w:pPr>
      <w:bookmarkStart w:id="79" w:name="nav4062"/>
      <w:r>
        <w:rPr>
          <w:b/>
        </w:rPr>
        <w:t>16.2 Amendments Required by Law, Lenders, Title Insurers, Etc.</w:t>
      </w:r>
      <w:bookmarkEnd w:id="79"/>
    </w:p>
    <w:p w14:paraId="261EAC36" w14:textId="77777777" w:rsidR="00382724" w:rsidRDefault="00B37698">
      <w:pPr>
        <w:jc w:val="both"/>
      </w:pPr>
      <w: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14:paraId="01C1479F" w14:textId="77777777" w:rsidR="00382724" w:rsidRDefault="00B37698">
      <w:pPr>
        <w:keepNext/>
        <w:spacing w:before="200"/>
      </w:pPr>
      <w:bookmarkStart w:id="80" w:name="nav4063"/>
      <w:r>
        <w:rPr>
          <w:b/>
        </w:rPr>
        <w:t>16.3 Restatement</w:t>
      </w:r>
      <w:bookmarkEnd w:id="80"/>
    </w:p>
    <w:p w14:paraId="6EE5547C" w14:textId="77777777" w:rsidR="00382724" w:rsidRDefault="00B37698">
      <w:pPr>
        <w:jc w:val="both"/>
      </w:pPr>
      <w: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14:paraId="6EE6FBF4" w14:textId="77777777" w:rsidR="00382724" w:rsidRDefault="00B37698">
      <w:pPr>
        <w:keepNext/>
        <w:spacing w:before="200"/>
      </w:pPr>
      <w:bookmarkStart w:id="81" w:name="nav4064"/>
      <w:r>
        <w:rPr>
          <w:b/>
        </w:rPr>
        <w:t>16.4 Consent of Eligible Mortgage Holders</w:t>
      </w:r>
      <w:bookmarkEnd w:id="81"/>
    </w:p>
    <w:p w14:paraId="2E5CA791" w14:textId="77777777" w:rsidR="00382724" w:rsidRDefault="00B37698">
      <w:pPr>
        <w:jc w:val="both"/>
      </w:pPr>
      <w: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14:paraId="33953D1E" w14:textId="77777777" w:rsidR="00382724" w:rsidRDefault="00B37698">
      <w:pPr>
        <w:jc w:val="both"/>
      </w:pPr>
      <w:r>
        <w:t>(a) voting rights of apartment owners;</w:t>
      </w:r>
    </w:p>
    <w:p w14:paraId="7F5680C3" w14:textId="77777777" w:rsidR="00382724" w:rsidRDefault="00B37698">
      <w:pPr>
        <w:jc w:val="both"/>
      </w:pPr>
      <w:r>
        <w:t>(b) assessments, assessment liens, or subordination of assessment liens;</w:t>
      </w:r>
    </w:p>
    <w:p w14:paraId="3496A304" w14:textId="77777777" w:rsidR="00382724" w:rsidRDefault="00B37698">
      <w:pPr>
        <w:jc w:val="both"/>
      </w:pPr>
      <w:r>
        <w:t>(c) the reserve funds for maintenance, repair and replacement of common elements;</w:t>
      </w:r>
    </w:p>
    <w:p w14:paraId="11F892C5" w14:textId="77777777" w:rsidR="00382724" w:rsidRDefault="00B37698">
      <w:pPr>
        <w:jc w:val="both"/>
      </w:pPr>
      <w:r>
        <w:t>(d) responsibility for maintenance and repair of the Apartments, common elements and limited common elements;</w:t>
      </w:r>
    </w:p>
    <w:p w14:paraId="08233988" w14:textId="77777777" w:rsidR="00382724" w:rsidRDefault="00B37698">
      <w:pPr>
        <w:jc w:val="both"/>
      </w:pPr>
      <w:r>
        <w:t>(e) the common elements and limited common elements appurtenant to the Apartments, or the rights to the use of the common elements and limited common elements, including any change in the undivided interests in the common elements appurtenant to the Apartments;</w:t>
      </w:r>
    </w:p>
    <w:p w14:paraId="4A62BF18" w14:textId="77777777" w:rsidR="00382724" w:rsidRDefault="00B37698">
      <w:pPr>
        <w:jc w:val="both"/>
      </w:pPr>
      <w:r>
        <w:t>(f) the boundaries of any Apartment;</w:t>
      </w:r>
    </w:p>
    <w:p w14:paraId="4949C765" w14:textId="77777777" w:rsidR="00382724" w:rsidRDefault="00B37698">
      <w:pPr>
        <w:jc w:val="both"/>
      </w:pPr>
      <w:r>
        <w:t>(g) conversion of Apartment spaces into common elements or limited common elements or vice versa;</w:t>
      </w:r>
    </w:p>
    <w:p w14:paraId="2E735911" w14:textId="77777777" w:rsidR="00382724" w:rsidRDefault="00B37698">
      <w:pPr>
        <w:jc w:val="both"/>
      </w:pPr>
      <w:r>
        <w:t>(h) expansion or contraction of the Project, or the addition, annexation, or withdrawal of property to or from the Project;</w:t>
      </w:r>
    </w:p>
    <w:p w14:paraId="1A2C9FD2" w14:textId="77777777" w:rsidR="00382724" w:rsidRDefault="00B37698">
      <w:pPr>
        <w:jc w:val="both"/>
      </w:pPr>
      <w:r>
        <w:t>(i) insurance or fidelity bonds;</w:t>
      </w:r>
    </w:p>
    <w:p w14:paraId="3CFBE912" w14:textId="77777777" w:rsidR="00382724" w:rsidRDefault="00B37698">
      <w:pPr>
        <w:jc w:val="both"/>
      </w:pPr>
      <w:r>
        <w:t>(j) an apartment owner's right to sell, lease or otherwise transfer his or her Apartment or the imposition of any right of first refusal or similar restriction on the right of an apartment owner to sell, lease or otherwise transfer his or her Apartment;</w:t>
      </w:r>
    </w:p>
    <w:p w14:paraId="272930B5" w14:textId="77777777" w:rsidR="00382724" w:rsidRDefault="00B37698">
      <w:pPr>
        <w:jc w:val="both"/>
      </w:pPr>
      <w:r>
        <w:t>(k) the qualification for the managing agent of the Project or the establishment of self-management by the association where professional management has been required by any agency or corporation which has an interest or prospective interest in the Project;</w:t>
      </w:r>
    </w:p>
    <w:p w14:paraId="723E4912" w14:textId="77777777" w:rsidR="00382724" w:rsidRDefault="00B37698">
      <w:pPr>
        <w:jc w:val="both"/>
      </w:pPr>
      <w:r>
        <w:t>(l) restoration or repair of the Project after damage or destruction or partial condemnation;</w:t>
      </w:r>
    </w:p>
    <w:p w14:paraId="5A863604" w14:textId="77777777" w:rsidR="00382724" w:rsidRDefault="00B37698">
      <w:pPr>
        <w:jc w:val="both"/>
      </w:pPr>
      <w:r>
        <w:t>(m) termination of the legal status of the Project as a condominium after substantial destruction or condemnation; or</w:t>
      </w:r>
    </w:p>
    <w:p w14:paraId="69D328AB" w14:textId="77777777" w:rsidR="00382724" w:rsidRDefault="00B37698">
      <w:pPr>
        <w:jc w:val="both"/>
      </w:pPr>
      <w:r>
        <w:t>(n) any provision that expressly affects the rights and remedies of holders, insurers, or guarantors of first mortgages on Apartments of the Project.</w:t>
      </w:r>
    </w:p>
    <w:p w14:paraId="64CC1391" w14:textId="77777777" w:rsidR="00382724" w:rsidRDefault="00B37698">
      <w:pPr>
        <w:jc w:val="both"/>
      </w:pPr>
      <w: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14:paraId="04178DA7" w14:textId="77777777" w:rsidR="00382724" w:rsidRDefault="00B37698">
      <w:pPr>
        <w:jc w:val="both"/>
      </w:pPr>
      <w: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14:paraId="16A1E955" w14:textId="77777777" w:rsidR="00382724" w:rsidRDefault="00B37698">
      <w:pPr>
        <w:keepNext/>
        <w:spacing w:before="200"/>
      </w:pPr>
      <w:bookmarkStart w:id="82" w:name="nav4065"/>
      <w:r>
        <w:rPr>
          <w:b/>
        </w:rPr>
        <w:t>16.5 Consent of Holders of First Mortgages</w:t>
      </w:r>
      <w:bookmarkEnd w:id="82"/>
    </w:p>
    <w:p w14:paraId="5C81150E" w14:textId="77777777" w:rsidR="00382724" w:rsidRDefault="00B37698">
      <w:pPr>
        <w:jc w:val="both"/>
      </w:pPr>
      <w: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14:paraId="5F11963F" w14:textId="77777777" w:rsidR="00382724" w:rsidRDefault="00B37698">
      <w:pPr>
        <w:jc w:val="both"/>
      </w:pPr>
      <w:r>
        <w:t>(a) by act or omission seek to abandon or terminate the Project;</w:t>
      </w:r>
    </w:p>
    <w:p w14:paraId="40BDD8C3" w14:textId="77777777" w:rsidR="00382724" w:rsidRDefault="00B37698">
      <w:pPr>
        <w:jc w:val="both"/>
      </w:pPr>
      <w:r>
        <w:t>(b) change the pro rata interest or obligations of any Apartment in order to levy assessment or charges, allocate distribution of hazard insurance process or condemnation awards, or determine the pro rata share of ownership of each Apartment in the common elements;</w:t>
      </w:r>
    </w:p>
    <w:p w14:paraId="4E317D91" w14:textId="77777777" w:rsidR="00382724" w:rsidRDefault="00B37698">
      <w:pPr>
        <w:jc w:val="both"/>
      </w:pPr>
      <w:r>
        <w:t>(c) partition or subdivide any Apartment (the provisions of this Declaration with respect to alteration of the Project are not a partition or subdivision within the meaning of this clause);</w:t>
      </w:r>
    </w:p>
    <w:p w14:paraId="5BAAFD83" w14:textId="77777777" w:rsidR="00382724" w:rsidRDefault="00B37698">
      <w:pPr>
        <w:jc w:val="both"/>
      </w:pPr>
      <w: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14:paraId="49CC82A0" w14:textId="77777777" w:rsidR="00382724" w:rsidRDefault="00B37698">
      <w:pPr>
        <w:jc w:val="both"/>
      </w:pPr>
      <w:r>
        <w:t>(e) use hazard insurance proceeds for losses to any property of the Project (whether Apartments or common elements) for other than the repair, replacement, or reconstruction of the Project or any improvements thereon.</w:t>
      </w:r>
    </w:p>
    <w:p w14:paraId="45BC0D84" w14:textId="77777777" w:rsidR="00382724" w:rsidRDefault="00B37698">
      <w:pPr>
        <w:jc w:val="both"/>
      </w:pPr>
      <w:r>
        <w:t>This Section 16.5 may not be amended without the prior written approval of not less than two-thirds of the holders of first mortgages of Apartments in the Project.</w:t>
      </w:r>
    </w:p>
    <w:p w14:paraId="5A5F4F2D" w14:textId="77777777" w:rsidR="00382724" w:rsidRDefault="00B37698">
      <w:pPr>
        <w:keepNext/>
        <w:spacing w:before="280"/>
      </w:pPr>
      <w:bookmarkStart w:id="83" w:name="nav4066"/>
      <w:r>
        <w:rPr>
          <w:b/>
          <w:sz w:val="26"/>
        </w:rPr>
        <w:t>17. CAPTIONS.</w:t>
      </w:r>
      <w:bookmarkEnd w:id="83"/>
    </w:p>
    <w:p w14:paraId="156D6377" w14:textId="77777777" w:rsidR="00382724" w:rsidRDefault="00B37698">
      <w:pPr>
        <w:jc w:val="both"/>
      </w:pPr>
      <w:r>
        <w:t>The head notes or captions of each paragraph are for convenience only and shall not be constructed as enlarging, restricting, modifying or otherwise affecting the meaning or context thereof.</w:t>
      </w:r>
    </w:p>
    <w:p w14:paraId="208D9836" w14:textId="77777777" w:rsidR="00382724" w:rsidRDefault="00B37698">
      <w:pPr>
        <w:keepNext/>
        <w:spacing w:before="280"/>
      </w:pPr>
      <w:bookmarkStart w:id="84" w:name="nav4067"/>
      <w:r>
        <w:rPr>
          <w:b/>
          <w:sz w:val="26"/>
        </w:rPr>
        <w:t>18. CONFLICT BETWEEN DECLARATION AND THE ACT.</w:t>
      </w:r>
      <w:bookmarkEnd w:id="84"/>
    </w:p>
    <w:p w14:paraId="73150A22" w14:textId="77777777" w:rsidR="00382724" w:rsidRDefault="00B37698">
      <w:pPr>
        <w:jc w:val="both"/>
      </w:pPr>
      <w:r>
        <w:t>In the event of a conflict or inconsistency between the provisions of this Declaration and the Act as a result of a change in the Act or otherwise, the provisions of the Act shall prevail.</w:t>
      </w:r>
    </w:p>
    <w:p w14:paraId="0932B53D" w14:textId="77777777" w:rsidR="00382724" w:rsidRDefault="00B37698">
      <w:pPr>
        <w:keepNext/>
        <w:spacing w:before="280"/>
      </w:pPr>
      <w:r>
        <w:rPr>
          <w:b/>
          <w:color w:val="475569"/>
          <w:sz w:val="20"/>
        </w:rPr>
        <w:t>Added by the 2007 Amendment:</w:t>
      </w:r>
    </w:p>
    <w:p w14:paraId="795F9470" w14:textId="77777777" w:rsidR="00382724" w:rsidRDefault="00B37698">
      <w:pPr>
        <w:keepNext/>
        <w:spacing w:before="200"/>
      </w:pPr>
      <w:bookmarkStart w:id="85" w:name="nav4068"/>
      <w:r>
        <w:rPr>
          <w:b/>
          <w:color w:val="15803D"/>
          <w:sz w:val="26"/>
          <w:u w:val="single"/>
        </w:rPr>
        <w:t>19. GOVERNING LAW</w:t>
      </w:r>
      <w:bookmarkEnd w:id="85"/>
    </w:p>
    <w:p w14:paraId="62CE7E21" w14:textId="77777777" w:rsidR="00382724" w:rsidRDefault="00B37698">
      <w:pPr>
        <w:jc w:val="both"/>
      </w:pPr>
      <w:r>
        <w:rPr>
          <w:color w:val="15803D"/>
          <w:u w:val="single"/>
        </w:rPr>
        <w:t>Notwithstanding anything to the contrary in the Project governing documents, including but not limited to the Declaration, Bylaws, House Rules</w:t>
      </w:r>
      <w:bookmarkStart w:id="86" w:name="chgCAD4"/>
      <w:r w:rsidR="001B6930" w:rsidRPr="001B6930">
        <w:rPr>
          <w:color w:val="7C3AED"/>
          <w:sz w:val="22"/>
        </w:rPr>
        <w:t xml:space="preserve"> (CA-D4)</w:t>
      </w:r>
      <w:bookmarkEnd w:id="86"/>
      <w:r>
        <w:rPr>
          <w:color w:val="15803D"/>
          <w:u w:val="single"/>
        </w:rPr>
        <w:t>, and Condominium Map:</w:t>
      </w:r>
    </w:p>
    <w:p w14:paraId="26C99221" w14:textId="77777777" w:rsidR="00382724" w:rsidRDefault="00B37698">
      <w:pPr>
        <w:jc w:val="both"/>
      </w:pPr>
      <w:r>
        <w:rPr>
          <w:color w:val="15803D"/>
          <w:u w:val="single"/>
        </w:rPr>
        <w:t>(a) This Project shall be governed by the provisions of Hawaii Revised Statutes, Chapter 514B, as amended;</w:t>
      </w:r>
    </w:p>
    <w:p w14:paraId="1DF7C32C" w14:textId="77777777" w:rsidR="00382724" w:rsidRDefault="00B37698">
      <w:pPr>
        <w:jc w:val="both"/>
      </w:pPr>
      <w:r>
        <w:rPr>
          <w:color w:val="15803D"/>
          <w:u w:val="single"/>
        </w:rPr>
        <w:t>(b) Any apartment deed, and the Project's Declaration, Bylaws, House Rules, and Condominium Map shall be liberally construed to facilitate the operation of the Project under the law;</w:t>
      </w:r>
    </w:p>
    <w:p w14:paraId="450737E4" w14:textId="77777777" w:rsidR="00382724" w:rsidRDefault="00B37698">
      <w:pPr>
        <w:jc w:val="both"/>
      </w:pPr>
      <w:r>
        <w:rPr>
          <w:color w:val="15803D"/>
          <w:u w:val="single"/>
        </w:rPr>
        <w:t>(c) Amendments to the Declaration and Bylaws, including but not limited to amendments relating to the alteration of the Project, shall require approval of 67% of the owners;</w:t>
      </w:r>
    </w:p>
    <w:p w14:paraId="40F7F58D" w14:textId="77777777" w:rsidR="00382724" w:rsidRDefault="00B37698">
      <w:pPr>
        <w:jc w:val="both"/>
      </w:pPr>
      <w:r>
        <w:rPr>
          <w:color w:val="15803D"/>
          <w:u w:val="single"/>
        </w:rPr>
        <w:t>(d) Approval requirements of 75% for alterations to the common elements shall be reduced to 67%;</w:t>
      </w:r>
    </w:p>
    <w:p w14:paraId="03940642" w14:textId="77777777" w:rsidR="00382724" w:rsidRDefault="00B37698">
      <w:pPr>
        <w:jc w:val="both"/>
      </w:pPr>
      <w:r>
        <w:rPr>
          <w:color w:val="15803D"/>
          <w:u w:val="single"/>
        </w:rPr>
        <w:t>(e) Punitive damages may not be awarded except as provided in Hawaii Revised Statutes, Section 514B-10; and</w:t>
      </w:r>
    </w:p>
    <w:p w14:paraId="60C0B1E5" w14:textId="77777777" w:rsidR="00382724" w:rsidRDefault="00B37698">
      <w:pPr>
        <w:jc w:val="both"/>
      </w:pPr>
      <w:r>
        <w:rPr>
          <w:color w:val="15803D"/>
          <w:u w:val="single"/>
        </w:rPr>
        <w:t>(f) Approval requirements for leases or uses of the common elements shall be governed by Hawaii Revised Statutes, Section 514B-38.</w:t>
      </w:r>
    </w:p>
    <w:p w14:paraId="5B758691" w14:textId="77777777" w:rsidR="00382724" w:rsidRDefault="00B37698">
      <w:pPr>
        <w:keepNext/>
        <w:spacing w:before="200"/>
      </w:pPr>
      <w:r>
        <w:rPr>
          <w:b/>
          <w:color w:val="475569"/>
          <w:sz w:val="20"/>
        </w:rPr>
        <w:t>Operative subordination language from the 2007 Amendment (“NOW THEREFORE” clause):</w:t>
      </w:r>
    </w:p>
    <w:p w14:paraId="46B8437D" w14:textId="77777777" w:rsidR="00382724" w:rsidRDefault="00B37698">
      <w:pPr>
        <w:jc w:val="both"/>
      </w:pPr>
      <w:r>
        <w:rPr>
          <w:color w:val="15803D"/>
          <w:u w:val="singl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w:t>
      </w:r>
      <w:bookmarkStart w:id="87" w:name="chgCAD2"/>
      <w:r w:rsidR="001B6930" w:rsidRPr="001B6930">
        <w:rPr>
          <w:color w:val="7C3AED"/>
          <w:sz w:val="22"/>
        </w:rPr>
        <w:t xml:space="preserve"> (CA-D2)</w:t>
      </w:r>
      <w:bookmarkEnd w:id="87"/>
      <w:r>
        <w:rPr>
          <w:color w:val="15803D"/>
          <w:u w:val="single"/>
        </w:rPr>
        <w:t>, including all approval requirements in HRS Chapter 514B. This amended version of the Declaration shall supersede the original Declaration and all prior amendments to the Declaration.</w:t>
      </w:r>
    </w:p>
    <w:p w14:paraId="2601F1F2" w14:textId="77777777" w:rsidR="00382724" w:rsidRDefault="00382724">
      <w:pPr>
        <w:spacing w:before="280"/>
        <w:jc w:val="both"/>
      </w:pPr>
    </w:p>
    <w:p w14:paraId="33AB9B18" w14:textId="77777777" w:rsidR="00382724" w:rsidRDefault="00B37698">
      <w:pPr>
        <w:jc w:val="both"/>
        <w:rPr>
          <w:del w:id="88" w:author="NHOM conform" w:date="2026-08-17T00:00:00Z"/>
        </w:rPr>
      </w:pPr>
      <w:del w:id="89" w:author="NHOM conform" w:date="2026-08-17T00:00:00Z">
        <w:r>
          <w:delText>IN WITNESS WHEREOF, the Declarant has executed this Declaration as of the 20th day of November, 2000.</w:delText>
        </w:r>
      </w:del>
    </w:p>
    <w:p w14:paraId="5969BAD0" w14:textId="77777777" w:rsidR="00382724" w:rsidRDefault="00B37698">
      <w:pPr>
        <w:rPr>
          <w:del w:id="90" w:author="NHOM conform" w:date="2026-08-17T00:00:00Z"/>
        </w:rPr>
      </w:pPr>
      <w:del w:id="91" w:author="NHOM conform" w:date="2026-08-17T00:00:00Z">
        <w:r>
          <w:rPr>
            <w:i/>
            <w:color w:val="475569"/>
            <w:sz w:val="20"/>
          </w:rPr>
          <w:delText>Makena Estates L.L.C.</w:delText>
        </w:r>
      </w:del>
    </w:p>
    <w:p w14:paraId="4830A843" w14:textId="77777777" w:rsidR="00382724" w:rsidRDefault="00B37698">
      <w:pPr>
        <w:rPr>
          <w:del w:id="92" w:author="NHOM conform" w:date="2026-08-17T00:00:00Z"/>
        </w:rPr>
      </w:pPr>
      <w:del w:id="93" w:author="NHOM conform" w:date="2026-08-17T00:00:00Z">
        <w:r>
          <w:rPr>
            <w:i/>
            <w:color w:val="475569"/>
            <w:sz w:val="20"/>
          </w:rPr>
          <w:delText>By _____________________________</w:delText>
        </w:r>
      </w:del>
    </w:p>
    <w:p w14:paraId="0DB3DEFF" w14:textId="77777777" w:rsidR="00382724" w:rsidRDefault="00B37698">
      <w:pPr>
        <w:rPr>
          <w:del w:id="94" w:author="NHOM conform" w:date="2026-08-17T00:00:00Z"/>
        </w:rPr>
      </w:pPr>
      <w:del w:id="95" w:author="NHOM conform" w:date="2026-08-17T00:00:00Z">
        <w:r>
          <w:rPr>
            <w:i/>
            <w:color w:val="475569"/>
            <w:sz w:val="20"/>
          </w:rPr>
          <w:delText>Martin W. Quill</w:delText>
        </w:r>
      </w:del>
    </w:p>
    <w:p w14:paraId="487E8925" w14:textId="77777777" w:rsidR="00382724" w:rsidRDefault="00B37698">
      <w:pPr>
        <w:rPr>
          <w:del w:id="96" w:author="NHOM conform" w:date="2026-08-17T00:00:00Z"/>
        </w:rPr>
      </w:pPr>
      <w:del w:id="97" w:author="NHOM conform" w:date="2026-08-17T00:00:00Z">
        <w:r>
          <w:rPr>
            <w:i/>
            <w:color w:val="475569"/>
            <w:sz w:val="20"/>
          </w:rPr>
          <w:delText>Its Manager Member</w:delText>
        </w:r>
      </w:del>
    </w:p>
    <w:p w14:paraId="3960263C" w14:textId="77777777" w:rsidR="00382724" w:rsidRDefault="00B37698">
      <w:pPr>
        <w:jc w:val="both"/>
        <w:rPr>
          <w:del w:id="98" w:author="NHOM conform" w:date="2026-08-17T00:00:00Z"/>
        </w:rPr>
      </w:pPr>
      <w:del w:id="99" w:author="NHOM conform" w:date="2026-08-17T00:00:00Z">
        <w:r>
          <w:delText>Exhibits:</w:delText>
        </w:r>
      </w:del>
    </w:p>
    <w:p w14:paraId="38A7A4D0" w14:textId="77777777" w:rsidR="00382724" w:rsidRDefault="00B37698">
      <w:pPr>
        <w:jc w:val="both"/>
        <w:rPr>
          <w:del w:id="100" w:author="NHOM conform" w:date="2026-08-17T00:00:00Z"/>
        </w:rPr>
      </w:pPr>
      <w:del w:id="101" w:author="NHOM conform" w:date="2026-08-17T00:00:00Z">
        <w:r>
          <w:delText xml:space="preserve">- A </w:delText>
        </w:r>
        <w:r w:rsidR="001B6930">
          <w:delText xml:space="preserve"> </w:delText>
        </w:r>
        <w:r>
          <w:delText xml:space="preserve"> Description of Land</w:delText>
        </w:r>
      </w:del>
    </w:p>
    <w:p w14:paraId="126A9150" w14:textId="77777777" w:rsidR="00382724" w:rsidRDefault="00B37698">
      <w:pPr>
        <w:jc w:val="both"/>
        <w:rPr>
          <w:del w:id="102" w:author="NHOM conform" w:date="2026-08-17T00:00:00Z"/>
        </w:rPr>
      </w:pPr>
      <w:del w:id="103" w:author="NHOM conform" w:date="2026-08-17T00:00:00Z">
        <w:r>
          <w:delText xml:space="preserve">- B </w:delText>
        </w:r>
        <w:r w:rsidR="001B6930">
          <w:delText xml:space="preserve"> </w:delText>
        </w:r>
        <w:r>
          <w:delText xml:space="preserve"> Description of Buildings and Apartments</w:delText>
        </w:r>
      </w:del>
    </w:p>
    <w:p w14:paraId="1D55640F" w14:textId="77777777" w:rsidR="00382724" w:rsidRDefault="00B37698">
      <w:pPr>
        <w:jc w:val="both"/>
        <w:rPr>
          <w:del w:id="104" w:author="NHOM conform" w:date="2026-08-17T00:00:00Z"/>
        </w:rPr>
      </w:pPr>
      <w:del w:id="105" w:author="NHOM conform" w:date="2026-08-17T00:00:00Z">
        <w:r>
          <w:delText xml:space="preserve">- C </w:delText>
        </w:r>
        <w:r w:rsidR="001B6930">
          <w:delText xml:space="preserve"> </w:delText>
        </w:r>
        <w:r>
          <w:delText xml:space="preserve"> List of Apartments, Parking Assignments, Areas and Common Interest Percentages</w:delText>
        </w:r>
      </w:del>
    </w:p>
    <w:p w14:paraId="6FEC5D8D" w14:textId="77777777" w:rsidR="00382724" w:rsidRDefault="00B37698">
      <w:pPr>
        <w:jc w:val="both"/>
        <w:rPr>
          <w:del w:id="106" w:author="NHOM conform" w:date="2026-08-17T00:00:00Z"/>
        </w:rPr>
      </w:pPr>
      <w:del w:id="107" w:author="NHOM conform" w:date="2026-08-17T00:00:00Z">
        <w:r>
          <w:delText>STATE OF HAWAII   )</w:delText>
        </w:r>
      </w:del>
    </w:p>
    <w:p w14:paraId="59CDDCB6" w14:textId="77777777" w:rsidR="00382724" w:rsidRDefault="00B37698">
      <w:pPr>
        <w:jc w:val="both"/>
        <w:rPr>
          <w:del w:id="108" w:author="NHOM conform" w:date="2026-08-17T00:00:00Z"/>
        </w:rPr>
      </w:pPr>
      <w:del w:id="109" w:author="NHOM conform" w:date="2026-08-17T00:00:00Z">
        <w:r>
          <w:delText>) SS:</w:delText>
        </w:r>
      </w:del>
    </w:p>
    <w:p w14:paraId="499920F0" w14:textId="77777777" w:rsidR="00382724" w:rsidRDefault="00B37698">
      <w:pPr>
        <w:jc w:val="both"/>
        <w:rPr>
          <w:del w:id="110" w:author="NHOM conform" w:date="2026-08-17T00:00:00Z"/>
        </w:rPr>
      </w:pPr>
      <w:del w:id="111" w:author="NHOM conform" w:date="2026-08-17T00:00:00Z">
        <w:r>
          <w:delText>COUNTY OF MAUI    )</w:delText>
        </w:r>
      </w:del>
    </w:p>
    <w:p w14:paraId="12916378" w14:textId="77777777" w:rsidR="00382724" w:rsidRDefault="00B37698">
      <w:pPr>
        <w:jc w:val="both"/>
        <w:rPr>
          <w:del w:id="112" w:author="NHOM conform" w:date="2026-08-17T00:00:00Z"/>
        </w:rPr>
      </w:pPr>
      <w:del w:id="113" w:author="NHOM conform" w:date="2026-08-17T00:00:00Z">
        <w:r>
          <w:delTex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delText>
        </w:r>
      </w:del>
    </w:p>
    <w:p w14:paraId="6EA1A29F" w14:textId="77777777" w:rsidR="00382724" w:rsidRDefault="00B37698">
      <w:pPr>
        <w:jc w:val="both"/>
        <w:rPr>
          <w:del w:id="114" w:author="NHOM conform" w:date="2026-08-17T00:00:00Z"/>
        </w:rPr>
      </w:pPr>
      <w:del w:id="115" w:author="NHOM conform" w:date="2026-08-17T00:00:00Z">
        <w:r>
          <w:delText>[L.S.]</w:delText>
        </w:r>
      </w:del>
    </w:p>
    <w:p w14:paraId="49E89829" w14:textId="77777777" w:rsidR="00382724" w:rsidRDefault="00B37698">
      <w:pPr>
        <w:jc w:val="both"/>
        <w:rPr>
          <w:del w:id="116" w:author="NHOM conform" w:date="2026-08-17T00:00:00Z"/>
        </w:rPr>
      </w:pPr>
      <w:del w:id="117" w:author="NHOM conform" w:date="2026-08-17T00:00:00Z">
        <w:r>
          <w:delText>[signature]</w:delText>
        </w:r>
      </w:del>
    </w:p>
    <w:p w14:paraId="7B223408" w14:textId="77777777" w:rsidR="00382724" w:rsidRDefault="00B37698">
      <w:pPr>
        <w:jc w:val="both"/>
        <w:rPr>
          <w:del w:id="118" w:author="NHOM conform" w:date="2026-08-17T00:00:00Z"/>
        </w:rPr>
      </w:pPr>
      <w:del w:id="119" w:author="NHOM conform" w:date="2026-08-17T00:00:00Z">
        <w:r>
          <w:delText>Notary Public, State of Hawaii</w:delText>
        </w:r>
      </w:del>
    </w:p>
    <w:p w14:paraId="6A33209F" w14:textId="77777777" w:rsidR="00382724" w:rsidRDefault="00B37698">
      <w:pPr>
        <w:jc w:val="both"/>
        <w:rPr>
          <w:del w:id="120" w:author="NHOM conform" w:date="2026-08-17T00:00:00Z"/>
        </w:rPr>
      </w:pPr>
      <w:del w:id="121" w:author="NHOM conform" w:date="2026-08-17T00:00:00Z">
        <w:r>
          <w:delText>Print Name: Karen T. Fujimoto</w:delText>
        </w:r>
      </w:del>
    </w:p>
    <w:p w14:paraId="46776E92" w14:textId="77777777" w:rsidR="00382724" w:rsidRDefault="00B37698">
      <w:pPr>
        <w:jc w:val="both"/>
        <w:rPr>
          <w:del w:id="122" w:author="NHOM conform" w:date="2026-08-17T00:00:00Z"/>
        </w:rPr>
      </w:pPr>
      <w:del w:id="123" w:author="NHOM conform" w:date="2026-08-17T00:00:00Z">
        <w:r>
          <w:delText>My commission expires: 4/20/2003</w:delText>
        </w:r>
      </w:del>
    </w:p>
    <w:p w14:paraId="29B3F84B" w14:textId="77777777" w:rsidR="00000394" w:rsidRDefault="00000394" w:rsidP="00000394">
      <w:pPr>
        <w:keepNext/>
        <w:spacing w:before="280"/>
        <w:rPr>
          <w:b/>
          <w:sz w:val="26"/>
        </w:rPr>
        <w:sectPr w:rsidR="00000394" w:rsidSect="00C56A5E">
          <w:headerReference w:type="even" r:id="rId14"/>
          <w:headerReference w:type="default" r:id="rId15"/>
          <w:footerReference w:type="even" r:id="rId16"/>
          <w:footerReference w:type="default" r:id="rId17"/>
          <w:headerReference w:type="first" r:id="rId18"/>
          <w:footerReference w:type="first" r:id="rId19"/>
          <w:pgSz w:w="12240" w:h="15840"/>
          <w:pgMar w:top="1440" w:right="1512" w:bottom="720" w:left="1656" w:header="720" w:footer="720" w:gutter="0"/>
          <w:pgNumType w:start="1"/>
          <w:cols w:space="720"/>
          <w:formProt w:val="0"/>
          <w:titlePg/>
          <w:docGrid w:linePitch="360"/>
        </w:sectPr>
      </w:pPr>
    </w:p>
    <w:p w14:paraId="6ED9A5B6" w14:textId="77777777" w:rsidR="00382724" w:rsidRDefault="00B37698" w:rsidP="00000394">
      <w:pPr>
        <w:keepNext/>
        <w:spacing w:before="280"/>
      </w:pPr>
      <w:r>
        <w:rPr>
          <w:b/>
          <w:sz w:val="26"/>
        </w:rPr>
        <w:t>EXHIBIT A</w:t>
      </w:r>
    </w:p>
    <w:p w14:paraId="2EB72CAE" w14:textId="77777777" w:rsidR="00382724" w:rsidRDefault="00B37698">
      <w:pPr>
        <w:jc w:val="both"/>
      </w:pPr>
      <w: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14:paraId="4439E8E6" w14:textId="77777777" w:rsidR="00382724" w:rsidRDefault="00B37698">
      <w:pPr>
        <w:jc w:val="both"/>
      </w:pPr>
      <w: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w="9360" w:type="dxa"/>
        <w:tblLayout w:type="fixed"/>
        <w:tblLook w:val="04A0" w:firstRow="1" w:lastRow="0" w:firstColumn="1" w:lastColumn="0" w:noHBand="0" w:noVBand="1"/>
      </w:tblPr>
      <w:tblGrid>
        <w:gridCol w:w="2340"/>
        <w:gridCol w:w="2340"/>
        <w:gridCol w:w="2340"/>
        <w:gridCol w:w="2340"/>
      </w:tblGrid>
      <w:tr w:rsidR="00382724" w14:paraId="1F7105FE" w14:textId="77777777">
        <w:tc>
          <w:tcPr>
            <w:tcW w:w="2340" w:type="dxa"/>
          </w:tcPr>
          <w:p w14:paraId="7CA8A9A6" w14:textId="77777777" w:rsidR="00382724" w:rsidRDefault="00B37698">
            <w:pPr>
              <w:spacing w:after="0"/>
              <w:rPr>
                <w:rFonts w:eastAsia="MS Mincho"/>
              </w:rPr>
            </w:pPr>
            <w:r>
              <w:rPr>
                <w:rFonts w:ascii="Arial" w:eastAsia="MS Mincho" w:hAnsi="Arial"/>
                <w:b/>
                <w:sz w:val="18"/>
              </w:rPr>
              <w:t>No.</w:t>
            </w:r>
          </w:p>
        </w:tc>
        <w:tc>
          <w:tcPr>
            <w:tcW w:w="2340" w:type="dxa"/>
          </w:tcPr>
          <w:p w14:paraId="6D814D4C" w14:textId="77777777" w:rsidR="00382724" w:rsidRDefault="00B37698">
            <w:pPr>
              <w:spacing w:after="0"/>
              <w:rPr>
                <w:rFonts w:eastAsia="MS Mincho"/>
              </w:rPr>
            </w:pPr>
            <w:r>
              <w:rPr>
                <w:rFonts w:ascii="Arial" w:eastAsia="MS Mincho" w:hAnsi="Arial"/>
                <w:b/>
                <w:sz w:val="18"/>
              </w:rPr>
              <w:t>Azimuth</w:t>
            </w:r>
          </w:p>
        </w:tc>
        <w:tc>
          <w:tcPr>
            <w:tcW w:w="2340" w:type="dxa"/>
          </w:tcPr>
          <w:p w14:paraId="147F5087" w14:textId="77777777" w:rsidR="00382724" w:rsidRDefault="00B37698">
            <w:pPr>
              <w:spacing w:after="0"/>
              <w:rPr>
                <w:rFonts w:eastAsia="MS Mincho"/>
              </w:rPr>
            </w:pPr>
            <w:r>
              <w:rPr>
                <w:rFonts w:ascii="Arial" w:eastAsia="MS Mincho" w:hAnsi="Arial"/>
                <w:b/>
                <w:sz w:val="18"/>
              </w:rPr>
              <w:t>Distance</w:t>
            </w:r>
          </w:p>
        </w:tc>
        <w:tc>
          <w:tcPr>
            <w:tcW w:w="2340" w:type="dxa"/>
          </w:tcPr>
          <w:p w14:paraId="7340FE84" w14:textId="77777777" w:rsidR="00382724" w:rsidRDefault="00B37698">
            <w:pPr>
              <w:spacing w:after="0"/>
              <w:rPr>
                <w:rFonts w:eastAsia="MS Mincho"/>
              </w:rPr>
            </w:pPr>
            <w:r>
              <w:rPr>
                <w:rFonts w:ascii="Arial" w:eastAsia="MS Mincho" w:hAnsi="Arial"/>
                <w:b/>
                <w:sz w:val="18"/>
              </w:rPr>
              <w:t>Boundary</w:t>
            </w:r>
          </w:p>
        </w:tc>
      </w:tr>
      <w:tr w:rsidR="00382724" w14:paraId="0052A1FA" w14:textId="77777777">
        <w:tc>
          <w:tcPr>
            <w:tcW w:w="2340" w:type="dxa"/>
          </w:tcPr>
          <w:p w14:paraId="4DFF9473" w14:textId="77777777" w:rsidR="00382724" w:rsidRDefault="00B37698">
            <w:pPr>
              <w:spacing w:after="0"/>
              <w:rPr>
                <w:rFonts w:eastAsia="MS Mincho"/>
              </w:rPr>
            </w:pPr>
            <w:r>
              <w:rPr>
                <w:rFonts w:ascii="Arial" w:eastAsia="MS Mincho" w:hAnsi="Arial"/>
                <w:sz w:val="18"/>
              </w:rPr>
              <w:t>1</w:t>
            </w:r>
          </w:p>
        </w:tc>
        <w:tc>
          <w:tcPr>
            <w:tcW w:w="2340" w:type="dxa"/>
          </w:tcPr>
          <w:p w14:paraId="60EEDBF0" w14:textId="77777777" w:rsidR="00382724" w:rsidRDefault="00B37698">
            <w:pPr>
              <w:spacing w:after="0"/>
              <w:rPr>
                <w:rFonts w:eastAsia="MS Mincho"/>
              </w:rPr>
            </w:pPr>
            <w:r>
              <w:rPr>
                <w:rFonts w:ascii="Arial" w:eastAsia="MS Mincho" w:hAnsi="Arial"/>
                <w:sz w:val="18"/>
              </w:rPr>
              <w:t>25° 42′ 20″</w:t>
            </w:r>
          </w:p>
        </w:tc>
        <w:tc>
          <w:tcPr>
            <w:tcW w:w="2340" w:type="dxa"/>
          </w:tcPr>
          <w:p w14:paraId="46787010" w14:textId="77777777" w:rsidR="00382724" w:rsidRDefault="00B37698">
            <w:pPr>
              <w:spacing w:after="0"/>
              <w:rPr>
                <w:rFonts w:eastAsia="MS Mincho"/>
              </w:rPr>
            </w:pPr>
            <w:r>
              <w:rPr>
                <w:rFonts w:ascii="Arial" w:eastAsia="MS Mincho" w:hAnsi="Arial"/>
                <w:sz w:val="18"/>
              </w:rPr>
              <w:t>49.00 feet</w:t>
            </w:r>
          </w:p>
        </w:tc>
        <w:tc>
          <w:tcPr>
            <w:tcW w:w="2340" w:type="dxa"/>
          </w:tcPr>
          <w:p w14:paraId="156FE28B"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4C22996C" w14:textId="77777777">
        <w:tc>
          <w:tcPr>
            <w:tcW w:w="2340" w:type="dxa"/>
          </w:tcPr>
          <w:p w14:paraId="7D1C9F20" w14:textId="77777777" w:rsidR="00382724" w:rsidRDefault="00B37698">
            <w:pPr>
              <w:spacing w:after="0"/>
              <w:rPr>
                <w:rFonts w:eastAsia="MS Mincho"/>
              </w:rPr>
            </w:pPr>
            <w:r>
              <w:rPr>
                <w:rFonts w:ascii="Arial" w:eastAsia="MS Mincho" w:hAnsi="Arial"/>
                <w:sz w:val="18"/>
              </w:rPr>
              <w:t>2</w:t>
            </w:r>
          </w:p>
        </w:tc>
        <w:tc>
          <w:tcPr>
            <w:tcW w:w="2340" w:type="dxa"/>
          </w:tcPr>
          <w:p w14:paraId="4E118E61" w14:textId="77777777" w:rsidR="00382724" w:rsidRDefault="00B37698">
            <w:pPr>
              <w:spacing w:after="0"/>
              <w:rPr>
                <w:rFonts w:eastAsia="MS Mincho"/>
              </w:rPr>
            </w:pPr>
            <w:r>
              <w:rPr>
                <w:rFonts w:ascii="Arial" w:eastAsia="MS Mincho" w:hAnsi="Arial"/>
                <w:sz w:val="18"/>
              </w:rPr>
              <w:t>89° 02′ 20″</w:t>
            </w:r>
          </w:p>
        </w:tc>
        <w:tc>
          <w:tcPr>
            <w:tcW w:w="2340" w:type="dxa"/>
          </w:tcPr>
          <w:p w14:paraId="128FFBED" w14:textId="77777777" w:rsidR="00382724" w:rsidRDefault="00B37698">
            <w:pPr>
              <w:spacing w:after="0"/>
              <w:rPr>
                <w:rFonts w:eastAsia="MS Mincho"/>
              </w:rPr>
            </w:pPr>
            <w:r>
              <w:rPr>
                <w:rFonts w:ascii="Arial" w:eastAsia="MS Mincho" w:hAnsi="Arial"/>
                <w:sz w:val="18"/>
              </w:rPr>
              <w:t>52.00 feet</w:t>
            </w:r>
          </w:p>
        </w:tc>
        <w:tc>
          <w:tcPr>
            <w:tcW w:w="2340" w:type="dxa"/>
          </w:tcPr>
          <w:p w14:paraId="38C08106"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2FF07320" w14:textId="77777777">
        <w:tc>
          <w:tcPr>
            <w:tcW w:w="2340" w:type="dxa"/>
          </w:tcPr>
          <w:p w14:paraId="6664A0B2" w14:textId="77777777" w:rsidR="00382724" w:rsidRDefault="00B37698">
            <w:pPr>
              <w:spacing w:after="0"/>
              <w:rPr>
                <w:rFonts w:eastAsia="MS Mincho"/>
              </w:rPr>
            </w:pPr>
            <w:r>
              <w:rPr>
                <w:rFonts w:ascii="Arial" w:eastAsia="MS Mincho" w:hAnsi="Arial"/>
                <w:sz w:val="18"/>
              </w:rPr>
              <w:t>3</w:t>
            </w:r>
          </w:p>
        </w:tc>
        <w:tc>
          <w:tcPr>
            <w:tcW w:w="2340" w:type="dxa"/>
          </w:tcPr>
          <w:p w14:paraId="3D75AC0C" w14:textId="77777777" w:rsidR="00382724" w:rsidRDefault="00B37698">
            <w:pPr>
              <w:spacing w:after="0"/>
              <w:rPr>
                <w:rFonts w:eastAsia="MS Mincho"/>
              </w:rPr>
            </w:pPr>
            <w:r>
              <w:rPr>
                <w:rFonts w:ascii="Arial" w:eastAsia="MS Mincho" w:hAnsi="Arial"/>
                <w:sz w:val="18"/>
              </w:rPr>
              <w:t>36° 37′ 20″</w:t>
            </w:r>
          </w:p>
        </w:tc>
        <w:tc>
          <w:tcPr>
            <w:tcW w:w="2340" w:type="dxa"/>
          </w:tcPr>
          <w:p w14:paraId="66562AF7" w14:textId="77777777" w:rsidR="00382724" w:rsidRDefault="00B37698">
            <w:pPr>
              <w:spacing w:after="0"/>
              <w:rPr>
                <w:rFonts w:eastAsia="MS Mincho"/>
              </w:rPr>
            </w:pPr>
            <w:r>
              <w:rPr>
                <w:rFonts w:ascii="Arial" w:eastAsia="MS Mincho" w:hAnsi="Arial"/>
                <w:sz w:val="18"/>
              </w:rPr>
              <w:t>148.00 feet</w:t>
            </w:r>
          </w:p>
        </w:tc>
        <w:tc>
          <w:tcPr>
            <w:tcW w:w="2340" w:type="dxa"/>
          </w:tcPr>
          <w:p w14:paraId="12BB2112"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6638C097" w14:textId="77777777">
        <w:tc>
          <w:tcPr>
            <w:tcW w:w="2340" w:type="dxa"/>
          </w:tcPr>
          <w:p w14:paraId="367D6652" w14:textId="77777777" w:rsidR="00382724" w:rsidRDefault="00B37698">
            <w:pPr>
              <w:spacing w:after="0"/>
              <w:rPr>
                <w:rFonts w:eastAsia="MS Mincho"/>
              </w:rPr>
            </w:pPr>
            <w:r>
              <w:rPr>
                <w:rFonts w:ascii="Arial" w:eastAsia="MS Mincho" w:hAnsi="Arial"/>
                <w:sz w:val="18"/>
              </w:rPr>
              <w:t>4</w:t>
            </w:r>
          </w:p>
        </w:tc>
        <w:tc>
          <w:tcPr>
            <w:tcW w:w="2340" w:type="dxa"/>
          </w:tcPr>
          <w:p w14:paraId="03CB2D83" w14:textId="77777777" w:rsidR="00382724" w:rsidRDefault="00B37698">
            <w:pPr>
              <w:spacing w:after="0"/>
              <w:rPr>
                <w:rFonts w:eastAsia="MS Mincho"/>
              </w:rPr>
            </w:pPr>
            <w:r>
              <w:rPr>
                <w:rFonts w:ascii="Arial" w:eastAsia="MS Mincho" w:hAnsi="Arial"/>
                <w:sz w:val="18"/>
              </w:rPr>
              <w:t>12° 32′ 20″</w:t>
            </w:r>
          </w:p>
        </w:tc>
        <w:tc>
          <w:tcPr>
            <w:tcW w:w="2340" w:type="dxa"/>
          </w:tcPr>
          <w:p w14:paraId="249DA646" w14:textId="77777777" w:rsidR="00382724" w:rsidRDefault="00B37698">
            <w:pPr>
              <w:spacing w:after="0"/>
              <w:rPr>
                <w:rFonts w:eastAsia="MS Mincho"/>
              </w:rPr>
            </w:pPr>
            <w:r>
              <w:rPr>
                <w:rFonts w:ascii="Arial" w:eastAsia="MS Mincho" w:hAnsi="Arial"/>
                <w:sz w:val="18"/>
              </w:rPr>
              <w:t>75.00 feet</w:t>
            </w:r>
          </w:p>
        </w:tc>
        <w:tc>
          <w:tcPr>
            <w:tcW w:w="2340" w:type="dxa"/>
          </w:tcPr>
          <w:p w14:paraId="4F00A14C" w14:textId="77777777" w:rsidR="00382724" w:rsidRDefault="00B37698">
            <w:pPr>
              <w:spacing w:after="0"/>
              <w:rPr>
                <w:rFonts w:eastAsia="MS Mincho"/>
              </w:rPr>
            </w:pPr>
            <w:r>
              <w:rPr>
                <w:rFonts w:ascii="Arial" w:eastAsia="MS Mincho" w:hAnsi="Arial"/>
                <w:sz w:val="18"/>
              </w:rPr>
              <w:t>along Lot 7-B (Map 4) of Land Court Application 1846;</w:t>
            </w:r>
          </w:p>
        </w:tc>
      </w:tr>
      <w:tr w:rsidR="00382724" w14:paraId="46B873CC" w14:textId="77777777">
        <w:tc>
          <w:tcPr>
            <w:tcW w:w="2340" w:type="dxa"/>
          </w:tcPr>
          <w:p w14:paraId="2A4154D9" w14:textId="77777777" w:rsidR="00382724" w:rsidRDefault="00B37698">
            <w:pPr>
              <w:spacing w:after="0"/>
              <w:rPr>
                <w:rFonts w:eastAsia="MS Mincho"/>
              </w:rPr>
            </w:pPr>
            <w:r>
              <w:rPr>
                <w:rFonts w:ascii="Arial" w:eastAsia="MS Mincho" w:hAnsi="Arial"/>
                <w:sz w:val="18"/>
              </w:rPr>
              <w:t>5</w:t>
            </w:r>
          </w:p>
        </w:tc>
        <w:tc>
          <w:tcPr>
            <w:tcW w:w="2340" w:type="dxa"/>
          </w:tcPr>
          <w:p w14:paraId="2760C334" w14:textId="77777777" w:rsidR="00382724" w:rsidRDefault="00B37698">
            <w:pPr>
              <w:spacing w:after="0"/>
              <w:rPr>
                <w:rFonts w:eastAsia="MS Mincho"/>
              </w:rPr>
            </w:pPr>
            <w:r>
              <w:rPr>
                <w:rFonts w:ascii="Arial" w:eastAsia="MS Mincho" w:hAnsi="Arial"/>
                <w:sz w:val="18"/>
              </w:rPr>
              <w:t>99° 32′</w:t>
            </w:r>
          </w:p>
        </w:tc>
        <w:tc>
          <w:tcPr>
            <w:tcW w:w="2340" w:type="dxa"/>
          </w:tcPr>
          <w:p w14:paraId="462D6879" w14:textId="77777777" w:rsidR="00382724" w:rsidRDefault="00B37698">
            <w:pPr>
              <w:spacing w:after="0"/>
              <w:rPr>
                <w:rFonts w:eastAsia="MS Mincho"/>
              </w:rPr>
            </w:pPr>
            <w:r>
              <w:rPr>
                <w:rFonts w:ascii="Arial" w:eastAsia="MS Mincho" w:hAnsi="Arial"/>
                <w:sz w:val="18"/>
              </w:rPr>
              <w:t>70.28 feet</w:t>
            </w:r>
          </w:p>
        </w:tc>
        <w:tc>
          <w:tcPr>
            <w:tcW w:w="2340" w:type="dxa"/>
          </w:tcPr>
          <w:p w14:paraId="570DC7D7"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1AA04F62" w14:textId="77777777">
        <w:tc>
          <w:tcPr>
            <w:tcW w:w="2340" w:type="dxa"/>
          </w:tcPr>
          <w:p w14:paraId="2D3F3A25" w14:textId="77777777" w:rsidR="00382724" w:rsidRDefault="00B37698">
            <w:pPr>
              <w:spacing w:after="0"/>
              <w:rPr>
                <w:rFonts w:eastAsia="MS Mincho"/>
              </w:rPr>
            </w:pPr>
            <w:r>
              <w:rPr>
                <w:rFonts w:ascii="Arial" w:eastAsia="MS Mincho" w:hAnsi="Arial"/>
                <w:sz w:val="18"/>
              </w:rPr>
              <w:t>6</w:t>
            </w:r>
          </w:p>
        </w:tc>
        <w:tc>
          <w:tcPr>
            <w:tcW w:w="2340" w:type="dxa"/>
          </w:tcPr>
          <w:p w14:paraId="6DA65988" w14:textId="77777777" w:rsidR="00382724" w:rsidRDefault="00B37698">
            <w:pPr>
              <w:spacing w:after="0"/>
              <w:rPr>
                <w:rFonts w:eastAsia="MS Mincho"/>
              </w:rPr>
            </w:pPr>
            <w:r>
              <w:rPr>
                <w:rFonts w:ascii="Arial" w:eastAsia="MS Mincho" w:hAnsi="Arial"/>
                <w:sz w:val="18"/>
              </w:rPr>
              <w:t>189° 32′</w:t>
            </w:r>
          </w:p>
        </w:tc>
        <w:tc>
          <w:tcPr>
            <w:tcW w:w="2340" w:type="dxa"/>
          </w:tcPr>
          <w:p w14:paraId="21C5AA2C" w14:textId="77777777" w:rsidR="00382724" w:rsidRDefault="00B37698">
            <w:pPr>
              <w:spacing w:after="0"/>
              <w:rPr>
                <w:rFonts w:eastAsia="MS Mincho"/>
              </w:rPr>
            </w:pPr>
            <w:r>
              <w:rPr>
                <w:rFonts w:ascii="Arial" w:eastAsia="MS Mincho" w:hAnsi="Arial"/>
                <w:sz w:val="18"/>
              </w:rPr>
              <w:t>28.70 feet</w:t>
            </w:r>
          </w:p>
        </w:tc>
        <w:tc>
          <w:tcPr>
            <w:tcW w:w="2340" w:type="dxa"/>
          </w:tcPr>
          <w:p w14:paraId="371E25E3"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3B6CEB1F" w14:textId="77777777">
        <w:tc>
          <w:tcPr>
            <w:tcW w:w="2340" w:type="dxa"/>
          </w:tcPr>
          <w:p w14:paraId="131214E2" w14:textId="77777777" w:rsidR="00382724" w:rsidRDefault="00B37698">
            <w:pPr>
              <w:spacing w:after="0"/>
              <w:rPr>
                <w:rFonts w:eastAsia="MS Mincho"/>
              </w:rPr>
            </w:pPr>
            <w:r>
              <w:rPr>
                <w:rFonts w:ascii="Arial" w:eastAsia="MS Mincho" w:hAnsi="Arial"/>
                <w:sz w:val="18"/>
              </w:rPr>
              <w:t>7</w:t>
            </w:r>
          </w:p>
        </w:tc>
        <w:tc>
          <w:tcPr>
            <w:tcW w:w="2340" w:type="dxa"/>
          </w:tcPr>
          <w:p w14:paraId="37B7D102" w14:textId="77777777" w:rsidR="00382724" w:rsidRDefault="00B37698">
            <w:pPr>
              <w:spacing w:after="0"/>
              <w:rPr>
                <w:rFonts w:eastAsia="MS Mincho"/>
              </w:rPr>
            </w:pPr>
            <w:r>
              <w:rPr>
                <w:rFonts w:ascii="Arial" w:eastAsia="MS Mincho" w:hAnsi="Arial"/>
                <w:sz w:val="18"/>
              </w:rPr>
              <w:t>90° 13′</w:t>
            </w:r>
          </w:p>
        </w:tc>
        <w:tc>
          <w:tcPr>
            <w:tcW w:w="2340" w:type="dxa"/>
          </w:tcPr>
          <w:p w14:paraId="21DA0854" w14:textId="77777777" w:rsidR="00382724" w:rsidRDefault="00B37698">
            <w:pPr>
              <w:spacing w:after="0"/>
              <w:rPr>
                <w:rFonts w:eastAsia="MS Mincho"/>
              </w:rPr>
            </w:pPr>
            <w:r>
              <w:rPr>
                <w:rFonts w:ascii="Arial" w:eastAsia="MS Mincho" w:hAnsi="Arial"/>
                <w:sz w:val="18"/>
              </w:rPr>
              <w:t>64.16 feet</w:t>
            </w:r>
          </w:p>
        </w:tc>
        <w:tc>
          <w:tcPr>
            <w:tcW w:w="2340" w:type="dxa"/>
          </w:tcPr>
          <w:p w14:paraId="447E46BF"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732E34D5" w14:textId="77777777">
        <w:tc>
          <w:tcPr>
            <w:tcW w:w="2340" w:type="dxa"/>
          </w:tcPr>
          <w:p w14:paraId="5C84E704" w14:textId="77777777" w:rsidR="00382724" w:rsidRDefault="00B37698">
            <w:pPr>
              <w:spacing w:after="0"/>
              <w:rPr>
                <w:rFonts w:eastAsia="MS Mincho"/>
              </w:rPr>
            </w:pPr>
            <w:r>
              <w:rPr>
                <w:rFonts w:ascii="Arial" w:eastAsia="MS Mincho" w:hAnsi="Arial"/>
                <w:sz w:val="18"/>
              </w:rPr>
              <w:t>8</w:t>
            </w:r>
          </w:p>
        </w:tc>
        <w:tc>
          <w:tcPr>
            <w:tcW w:w="2340" w:type="dxa"/>
          </w:tcPr>
          <w:p w14:paraId="719F6DBA" w14:textId="77777777" w:rsidR="00382724" w:rsidRDefault="00B37698">
            <w:pPr>
              <w:spacing w:after="0"/>
              <w:rPr>
                <w:rFonts w:eastAsia="MS Mincho"/>
              </w:rPr>
            </w:pPr>
            <w:r>
              <w:rPr>
                <w:rFonts w:ascii="Arial" w:eastAsia="MS Mincho" w:hAnsi="Arial"/>
                <w:sz w:val="18"/>
              </w:rPr>
              <w:t>6° 18′</w:t>
            </w:r>
          </w:p>
        </w:tc>
        <w:tc>
          <w:tcPr>
            <w:tcW w:w="2340" w:type="dxa"/>
          </w:tcPr>
          <w:p w14:paraId="0C415A48" w14:textId="77777777" w:rsidR="00382724" w:rsidRDefault="00B37698">
            <w:pPr>
              <w:spacing w:after="0"/>
              <w:rPr>
                <w:rFonts w:eastAsia="MS Mincho"/>
              </w:rPr>
            </w:pPr>
            <w:r>
              <w:rPr>
                <w:rFonts w:ascii="Arial" w:eastAsia="MS Mincho" w:hAnsi="Arial"/>
                <w:sz w:val="18"/>
              </w:rPr>
              <w:t>34.30 feet</w:t>
            </w:r>
          </w:p>
        </w:tc>
        <w:tc>
          <w:tcPr>
            <w:tcW w:w="2340" w:type="dxa"/>
          </w:tcPr>
          <w:p w14:paraId="42312A3D"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55F49426" w14:textId="77777777">
        <w:tc>
          <w:tcPr>
            <w:tcW w:w="2340" w:type="dxa"/>
          </w:tcPr>
          <w:p w14:paraId="4EADC4F1" w14:textId="77777777" w:rsidR="00382724" w:rsidRDefault="00B37698">
            <w:pPr>
              <w:spacing w:after="0"/>
              <w:rPr>
                <w:rFonts w:eastAsia="MS Mincho"/>
              </w:rPr>
            </w:pPr>
            <w:r>
              <w:rPr>
                <w:rFonts w:ascii="Arial" w:eastAsia="MS Mincho" w:hAnsi="Arial"/>
                <w:sz w:val="18"/>
              </w:rPr>
              <w:t>9</w:t>
            </w:r>
          </w:p>
        </w:tc>
        <w:tc>
          <w:tcPr>
            <w:tcW w:w="2340" w:type="dxa"/>
          </w:tcPr>
          <w:p w14:paraId="7B692B3D" w14:textId="77777777" w:rsidR="00382724" w:rsidRDefault="00B37698">
            <w:pPr>
              <w:spacing w:after="0"/>
              <w:rPr>
                <w:rFonts w:eastAsia="MS Mincho"/>
              </w:rPr>
            </w:pPr>
            <w:r>
              <w:rPr>
                <w:rFonts w:ascii="Arial" w:eastAsia="MS Mincho" w:hAnsi="Arial"/>
                <w:sz w:val="18"/>
              </w:rPr>
              <w:t>84° 59′</w:t>
            </w:r>
          </w:p>
        </w:tc>
        <w:tc>
          <w:tcPr>
            <w:tcW w:w="2340" w:type="dxa"/>
          </w:tcPr>
          <w:p w14:paraId="0CACAD43" w14:textId="77777777" w:rsidR="00382724" w:rsidRDefault="00B37698">
            <w:pPr>
              <w:spacing w:after="0"/>
              <w:rPr>
                <w:rFonts w:eastAsia="MS Mincho"/>
              </w:rPr>
            </w:pPr>
            <w:r>
              <w:rPr>
                <w:rFonts w:ascii="Arial" w:eastAsia="MS Mincho" w:hAnsi="Arial"/>
                <w:sz w:val="18"/>
              </w:rPr>
              <w:t>458.05 feet</w:t>
            </w:r>
          </w:p>
        </w:tc>
        <w:tc>
          <w:tcPr>
            <w:tcW w:w="2340" w:type="dxa"/>
          </w:tcPr>
          <w:p w14:paraId="577F9E9B"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48D5A2DE" w14:textId="77777777">
        <w:tc>
          <w:tcPr>
            <w:tcW w:w="2340" w:type="dxa"/>
          </w:tcPr>
          <w:p w14:paraId="22E4489A" w14:textId="77777777" w:rsidR="00382724" w:rsidRDefault="00B37698">
            <w:pPr>
              <w:spacing w:after="0"/>
              <w:rPr>
                <w:rFonts w:eastAsia="MS Mincho"/>
              </w:rPr>
            </w:pPr>
            <w:r>
              <w:rPr>
                <w:rFonts w:ascii="Arial" w:eastAsia="MS Mincho" w:hAnsi="Arial"/>
                <w:sz w:val="18"/>
              </w:rPr>
              <w:t>10</w:t>
            </w:r>
          </w:p>
        </w:tc>
        <w:tc>
          <w:tcPr>
            <w:tcW w:w="2340" w:type="dxa"/>
          </w:tcPr>
          <w:p w14:paraId="2AC20AC6" w14:textId="77777777" w:rsidR="00382724" w:rsidRDefault="00B37698">
            <w:pPr>
              <w:spacing w:after="0"/>
              <w:rPr>
                <w:rFonts w:eastAsia="MS Mincho"/>
              </w:rPr>
            </w:pPr>
            <w:r>
              <w:rPr>
                <w:rFonts w:ascii="Arial" w:eastAsia="MS Mincho" w:hAnsi="Arial"/>
                <w:sz w:val="18"/>
              </w:rPr>
              <w:t>104° 19′</w:t>
            </w:r>
          </w:p>
        </w:tc>
        <w:tc>
          <w:tcPr>
            <w:tcW w:w="2340" w:type="dxa"/>
          </w:tcPr>
          <w:p w14:paraId="712404B3" w14:textId="77777777" w:rsidR="00382724" w:rsidRDefault="00B37698">
            <w:pPr>
              <w:spacing w:after="0"/>
              <w:rPr>
                <w:rFonts w:eastAsia="MS Mincho"/>
              </w:rPr>
            </w:pPr>
            <w:r>
              <w:rPr>
                <w:rFonts w:ascii="Arial" w:eastAsia="MS Mincho" w:hAnsi="Arial"/>
                <w:sz w:val="18"/>
              </w:rPr>
              <w:t>159.79 feet</w:t>
            </w:r>
          </w:p>
        </w:tc>
        <w:tc>
          <w:tcPr>
            <w:tcW w:w="2340" w:type="dxa"/>
          </w:tcPr>
          <w:p w14:paraId="0DD53EC4"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11D1A15F" w14:textId="77777777">
        <w:tc>
          <w:tcPr>
            <w:tcW w:w="2340" w:type="dxa"/>
          </w:tcPr>
          <w:p w14:paraId="46D60B4B" w14:textId="77777777" w:rsidR="00382724" w:rsidRDefault="00B37698">
            <w:pPr>
              <w:spacing w:after="0"/>
              <w:rPr>
                <w:rFonts w:eastAsia="MS Mincho"/>
              </w:rPr>
            </w:pPr>
            <w:r>
              <w:rPr>
                <w:rFonts w:ascii="Arial" w:eastAsia="MS Mincho" w:hAnsi="Arial"/>
                <w:sz w:val="18"/>
              </w:rPr>
              <w:t>11</w:t>
            </w:r>
          </w:p>
        </w:tc>
        <w:tc>
          <w:tcPr>
            <w:tcW w:w="2340" w:type="dxa"/>
          </w:tcPr>
          <w:p w14:paraId="1C7C24A0" w14:textId="77777777" w:rsidR="00382724" w:rsidRDefault="00B37698">
            <w:pPr>
              <w:spacing w:after="0"/>
              <w:rPr>
                <w:rFonts w:eastAsia="MS Mincho"/>
              </w:rPr>
            </w:pPr>
            <w:r>
              <w:rPr>
                <w:rFonts w:ascii="Arial" w:eastAsia="MS Mincho" w:hAnsi="Arial"/>
                <w:sz w:val="18"/>
              </w:rPr>
              <w:t>215° 07′ 20″</w:t>
            </w:r>
          </w:p>
        </w:tc>
        <w:tc>
          <w:tcPr>
            <w:tcW w:w="2340" w:type="dxa"/>
          </w:tcPr>
          <w:p w14:paraId="6195C293" w14:textId="77777777" w:rsidR="00382724" w:rsidRDefault="00B37698">
            <w:pPr>
              <w:spacing w:after="0"/>
              <w:rPr>
                <w:rFonts w:eastAsia="MS Mincho"/>
              </w:rPr>
            </w:pPr>
            <w:r>
              <w:rPr>
                <w:rFonts w:ascii="Arial" w:eastAsia="MS Mincho" w:hAnsi="Arial"/>
                <w:sz w:val="18"/>
              </w:rPr>
              <w:t>222.70 feet</w:t>
            </w:r>
          </w:p>
        </w:tc>
        <w:tc>
          <w:tcPr>
            <w:tcW w:w="2340" w:type="dxa"/>
          </w:tcPr>
          <w:p w14:paraId="495660F0"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58C35D0A" w14:textId="77777777">
        <w:tc>
          <w:tcPr>
            <w:tcW w:w="2340" w:type="dxa"/>
          </w:tcPr>
          <w:p w14:paraId="3228663F" w14:textId="77777777" w:rsidR="00382724" w:rsidRDefault="00B37698">
            <w:pPr>
              <w:spacing w:after="0"/>
              <w:rPr>
                <w:rFonts w:eastAsia="MS Mincho"/>
              </w:rPr>
            </w:pPr>
            <w:r>
              <w:rPr>
                <w:rFonts w:ascii="Arial" w:eastAsia="MS Mincho" w:hAnsi="Arial"/>
                <w:sz w:val="18"/>
              </w:rPr>
              <w:t>12</w:t>
            </w:r>
          </w:p>
        </w:tc>
        <w:tc>
          <w:tcPr>
            <w:tcW w:w="2340" w:type="dxa"/>
          </w:tcPr>
          <w:p w14:paraId="52E74338" w14:textId="77777777" w:rsidR="00382724" w:rsidRDefault="00B37698">
            <w:pPr>
              <w:spacing w:after="0"/>
              <w:rPr>
                <w:rFonts w:eastAsia="MS Mincho"/>
              </w:rPr>
            </w:pPr>
            <w:r>
              <w:rPr>
                <w:rFonts w:ascii="Arial" w:eastAsia="MS Mincho" w:hAnsi="Arial"/>
                <w:sz w:val="18"/>
              </w:rPr>
              <w:t>220° 35′ 20″</w:t>
            </w:r>
          </w:p>
        </w:tc>
        <w:tc>
          <w:tcPr>
            <w:tcW w:w="2340" w:type="dxa"/>
          </w:tcPr>
          <w:p w14:paraId="0D0AAE5D" w14:textId="77777777" w:rsidR="00382724" w:rsidRDefault="00B37698">
            <w:pPr>
              <w:spacing w:after="0"/>
              <w:rPr>
                <w:rFonts w:eastAsia="MS Mincho"/>
              </w:rPr>
            </w:pPr>
            <w:r>
              <w:rPr>
                <w:rFonts w:ascii="Arial" w:eastAsia="MS Mincho" w:hAnsi="Arial"/>
                <w:sz w:val="18"/>
              </w:rPr>
              <w:t>206.83 feet</w:t>
            </w:r>
          </w:p>
        </w:tc>
        <w:tc>
          <w:tcPr>
            <w:tcW w:w="2340" w:type="dxa"/>
          </w:tcPr>
          <w:p w14:paraId="6DCFD24A"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598BB8F1" w14:textId="77777777">
        <w:tc>
          <w:tcPr>
            <w:tcW w:w="2340" w:type="dxa"/>
          </w:tcPr>
          <w:p w14:paraId="59D521B9" w14:textId="77777777" w:rsidR="00382724" w:rsidRDefault="00B37698">
            <w:pPr>
              <w:spacing w:after="0"/>
              <w:rPr>
                <w:rFonts w:eastAsia="MS Mincho"/>
              </w:rPr>
            </w:pPr>
            <w:r>
              <w:rPr>
                <w:rFonts w:ascii="Arial" w:eastAsia="MS Mincho" w:hAnsi="Arial"/>
                <w:sz w:val="18"/>
              </w:rPr>
              <w:t>13</w:t>
            </w:r>
          </w:p>
        </w:tc>
        <w:tc>
          <w:tcPr>
            <w:tcW w:w="2340" w:type="dxa"/>
          </w:tcPr>
          <w:p w14:paraId="607B8EEC" w14:textId="77777777" w:rsidR="00382724" w:rsidRDefault="00B37698">
            <w:pPr>
              <w:spacing w:after="0"/>
              <w:rPr>
                <w:rFonts w:eastAsia="MS Mincho"/>
              </w:rPr>
            </w:pPr>
            <w:r>
              <w:rPr>
                <w:rFonts w:ascii="Arial" w:eastAsia="MS Mincho" w:hAnsi="Arial"/>
                <w:sz w:val="18"/>
              </w:rPr>
              <w:t>199° 10′ 20″</w:t>
            </w:r>
          </w:p>
        </w:tc>
        <w:tc>
          <w:tcPr>
            <w:tcW w:w="2340" w:type="dxa"/>
          </w:tcPr>
          <w:p w14:paraId="7F26CFF8" w14:textId="77777777" w:rsidR="00382724" w:rsidRDefault="00B37698">
            <w:pPr>
              <w:spacing w:after="0"/>
              <w:rPr>
                <w:rFonts w:eastAsia="MS Mincho"/>
              </w:rPr>
            </w:pPr>
            <w:r>
              <w:rPr>
                <w:rFonts w:ascii="Arial" w:eastAsia="MS Mincho" w:hAnsi="Arial"/>
                <w:sz w:val="18"/>
              </w:rPr>
              <w:t>153.94 feet</w:t>
            </w:r>
          </w:p>
        </w:tc>
        <w:tc>
          <w:tcPr>
            <w:tcW w:w="2340" w:type="dxa"/>
          </w:tcPr>
          <w:p w14:paraId="0F054DF0" w14:textId="77777777" w:rsidR="00382724" w:rsidRDefault="00B37698">
            <w:pPr>
              <w:spacing w:after="0"/>
              <w:rPr>
                <w:rFonts w:eastAsia="MS Mincho"/>
              </w:rPr>
            </w:pPr>
            <w:r>
              <w:rPr>
                <w:rFonts w:ascii="Arial" w:eastAsia="MS Mincho" w:hAnsi="Arial"/>
                <w:sz w:val="18"/>
              </w:rPr>
              <w:t>along the remainder of Grant 234 to Torbert and Wilcox;</w:t>
            </w:r>
          </w:p>
        </w:tc>
      </w:tr>
      <w:tr w:rsidR="00382724" w14:paraId="08D19935" w14:textId="77777777">
        <w:tc>
          <w:tcPr>
            <w:tcW w:w="2340" w:type="dxa"/>
          </w:tcPr>
          <w:p w14:paraId="6042DDB3" w14:textId="77777777" w:rsidR="00382724" w:rsidRDefault="00B37698">
            <w:pPr>
              <w:spacing w:after="0"/>
              <w:rPr>
                <w:rFonts w:eastAsia="MS Mincho"/>
              </w:rPr>
            </w:pPr>
            <w:r>
              <w:rPr>
                <w:rFonts w:ascii="Arial" w:eastAsia="MS Mincho" w:hAnsi="Arial"/>
                <w:sz w:val="18"/>
              </w:rPr>
              <w:t>14</w:t>
            </w:r>
          </w:p>
        </w:tc>
        <w:tc>
          <w:tcPr>
            <w:tcW w:w="2340" w:type="dxa"/>
          </w:tcPr>
          <w:p w14:paraId="0040084E" w14:textId="77777777" w:rsidR="00382724" w:rsidRDefault="00B37698">
            <w:pPr>
              <w:spacing w:after="0"/>
              <w:rPr>
                <w:rFonts w:eastAsia="MS Mincho"/>
              </w:rPr>
            </w:pPr>
            <w:r>
              <w:rPr>
                <w:rFonts w:ascii="Arial" w:eastAsia="MS Mincho" w:hAnsi="Arial"/>
                <w:sz w:val="18"/>
              </w:rPr>
              <w:t>292° 36′</w:t>
            </w:r>
          </w:p>
        </w:tc>
        <w:tc>
          <w:tcPr>
            <w:tcW w:w="2340" w:type="dxa"/>
          </w:tcPr>
          <w:p w14:paraId="338B3782" w14:textId="77777777" w:rsidR="00382724" w:rsidRDefault="00B37698">
            <w:pPr>
              <w:spacing w:after="0"/>
              <w:rPr>
                <w:rFonts w:eastAsia="MS Mincho"/>
              </w:rPr>
            </w:pPr>
            <w:r>
              <w:rPr>
                <w:rFonts w:ascii="Arial" w:eastAsia="MS Mincho" w:hAnsi="Arial"/>
                <w:sz w:val="18"/>
              </w:rPr>
              <w:t>658.76 feet</w:t>
            </w:r>
          </w:p>
        </w:tc>
        <w:tc>
          <w:tcPr>
            <w:tcW w:w="2340" w:type="dxa"/>
          </w:tcPr>
          <w:p w14:paraId="7EDD3F48" w14:textId="77777777" w:rsidR="00382724" w:rsidRDefault="00B37698">
            <w:pPr>
              <w:spacing w:after="0"/>
              <w:rPr>
                <w:rFonts w:eastAsia="MS Mincho"/>
              </w:rPr>
            </w:pPr>
            <w:r>
              <w:rPr>
                <w:rFonts w:ascii="Arial" w:eastAsia="MS Mincho" w:hAnsi="Arial"/>
                <w:sz w:val="18"/>
              </w:rPr>
              <w:t>along Lot 1 (Map 1) and Lot 324 (Map 42) of Land Court Application 1804 and along the South side of Makena-Alanui Road to the point of beginning and containing an area of 269,186 square feet or 6.180 acres, more or less.</w:t>
            </w:r>
          </w:p>
        </w:tc>
      </w:tr>
    </w:tbl>
    <w:p w14:paraId="6BEF3708" w14:textId="77777777" w:rsidR="00382724" w:rsidRDefault="00382724">
      <w:pPr>
        <w:jc w:val="both"/>
      </w:pPr>
    </w:p>
    <w:p w14:paraId="531F1143" w14:textId="77777777" w:rsidR="00382724" w:rsidRDefault="00B37698">
      <w:pPr>
        <w:jc w:val="both"/>
      </w:pPr>
      <w: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14:paraId="69E60BC8" w14:textId="77777777" w:rsidR="00382724" w:rsidRDefault="00B37698">
      <w:pPr>
        <w:jc w:val="both"/>
      </w:pPr>
      <w:r>
        <w:t>SUBJECT, HOWEVER, to the following:</w:t>
      </w:r>
    </w:p>
    <w:p w14:paraId="395EECB2" w14:textId="77777777" w:rsidR="00382724" w:rsidRDefault="00B37698">
      <w:pPr>
        <w:jc w:val="both"/>
      </w:pPr>
      <w:bookmarkStart w:id="124" w:name="nav4069"/>
      <w:r>
        <w:t>1. Reservation in favor of the State of Hawaii of all mineral and metallic mines.</w:t>
      </w:r>
      <w:bookmarkEnd w:id="124"/>
    </w:p>
    <w:p w14:paraId="09AB37DE" w14:textId="77777777" w:rsidR="00382724" w:rsidRDefault="00B37698">
      <w:pPr>
        <w:jc w:val="both"/>
      </w:pPr>
      <w:bookmarkStart w:id="125" w:name="nav4070"/>
      <w: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125"/>
    </w:p>
    <w:p w14:paraId="088AF2E7" w14:textId="77777777" w:rsidR="00382724" w:rsidRDefault="00B37698">
      <w:pPr>
        <w:jc w:val="both"/>
      </w:pPr>
      <w:bookmarkStart w:id="126" w:name="nav4071"/>
      <w: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126"/>
    </w:p>
    <w:p w14:paraId="559544AF" w14:textId="77777777" w:rsidR="00382724" w:rsidRDefault="00B37698">
      <w:pPr>
        <w:jc w:val="both"/>
      </w:pPr>
      <w:bookmarkStart w:id="127" w:name="nav4072"/>
      <w:r>
        <w:t>4. The terms and provisions, including the failure to comply with any covenants, conditions and reservations, contained in Unilateral Agreement dated November 23, 1998, recorded in the said Bureau of Conveyances as Document No. 99-034542, by Malia Aina, Ltd.</w:t>
      </w:r>
      <w:bookmarkEnd w:id="127"/>
    </w:p>
    <w:p w14:paraId="5A78D353" w14:textId="77777777" w:rsidR="00382724" w:rsidRDefault="00B37698">
      <w:pPr>
        <w:jc w:val="both"/>
      </w:pPr>
      <w:bookmarkStart w:id="128" w:name="nav4073"/>
      <w:r>
        <w:t>5. Claims arising out of customary and traditional rights and practices, including without limitation those exercised for subsistence, cultural, religious, access or gathering purposes, as provided for in the Hawaii Constitution or the Hawaii Revised Statutes.</w:t>
      </w:r>
      <w:bookmarkEnd w:id="128"/>
    </w:p>
    <w:p w14:paraId="68500A9D" w14:textId="77777777" w:rsidR="00382724" w:rsidRDefault="00B37698">
      <w:pPr>
        <w:jc w:val="both"/>
      </w:pPr>
      <w:bookmarkStart w:id="129" w:name="nav4074"/>
      <w:r>
        <w:t>6. Any lien (or claim of lien) for services, labor or material arising from an improvement or work related to the land described herein.</w:t>
      </w:r>
      <w:bookmarkEnd w:id="129"/>
    </w:p>
    <w:p w14:paraId="61B425B7" w14:textId="77777777" w:rsidR="00382724" w:rsidRDefault="00B37698">
      <w:pPr>
        <w:jc w:val="both"/>
      </w:pPr>
      <w:bookmarkStart w:id="130" w:name="nav4075"/>
      <w:r>
        <w:t>7. Discrepancies, conflicts in boundary lines, shortage in area, encroachments or any other matters which a correct survey or archaeological study would disclose.</w:t>
      </w:r>
      <w:bookmarkEnd w:id="130"/>
    </w:p>
    <w:p w14:paraId="5717C0E9" w14:textId="77777777" w:rsidR="00382724" w:rsidRDefault="00B37698">
      <w:pPr>
        <w:jc w:val="both"/>
      </w:pPr>
      <w:r>
        <w:t>END OF EXHIBIT A</w:t>
      </w:r>
    </w:p>
    <w:p w14:paraId="455085E8" w14:textId="77777777" w:rsidR="00382724" w:rsidRDefault="00B37698">
      <w:pPr>
        <w:jc w:val="both"/>
      </w:pPr>
      <w:r>
        <w:t>Tax Key: 2-1-007-101 (2)</w:t>
      </w:r>
    </w:p>
    <w:p w14:paraId="7CFDA51B" w14:textId="77777777" w:rsidR="00000394" w:rsidRDefault="00000394" w:rsidP="00000394">
      <w:pPr>
        <w:keepNext/>
        <w:spacing w:before="280"/>
        <w:rPr>
          <w:b/>
          <w:sz w:val="26"/>
        </w:rPr>
        <w:sectPr w:rsidR="00000394" w:rsidSect="00000394">
          <w:headerReference w:type="default" r:id="rId20"/>
          <w:headerReference w:type="first" r:id="rId21"/>
          <w:pgSz w:w="12240" w:h="15840"/>
          <w:pgMar w:top="1440" w:right="1512" w:bottom="720" w:left="1656" w:header="720" w:footer="720" w:gutter="0"/>
          <w:cols w:space="720"/>
          <w:formProt w:val="0"/>
          <w:titlePg/>
          <w:docGrid w:linePitch="360"/>
        </w:sectPr>
      </w:pPr>
    </w:p>
    <w:p w14:paraId="3D2DF843" w14:textId="77777777" w:rsidR="00382724" w:rsidRDefault="00B37698" w:rsidP="00000394">
      <w:pPr>
        <w:keepNext/>
        <w:spacing w:before="280"/>
      </w:pPr>
      <w:r>
        <w:rPr>
          <w:b/>
          <w:sz w:val="26"/>
        </w:rPr>
        <w:t>EXHIBIT B</w:t>
      </w:r>
    </w:p>
    <w:p w14:paraId="2799FA28" w14:textId="77777777" w:rsidR="00382724" w:rsidRDefault="00B37698">
      <w:pPr>
        <w:jc w:val="both"/>
      </w:pPr>
      <w:r>
        <w:t>DESCRIPTION AND LOCATION OF THE APARTMENTS AND BUILDINGS</w:t>
      </w:r>
    </w:p>
    <w:p w14:paraId="591EA5E0" w14:textId="77777777" w:rsidR="00382724" w:rsidRDefault="00B37698">
      <w:pPr>
        <w:jc w:val="both"/>
      </w:pPr>
      <w:bookmarkStart w:id="131" w:name="nav4076"/>
      <w: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bookmarkEnd w:id="131"/>
    </w:p>
    <w:p w14:paraId="07CE57F2" w14:textId="77777777" w:rsidR="00382724" w:rsidRDefault="00B37698">
      <w:pPr>
        <w:jc w:val="both"/>
      </w:pPr>
      <w:bookmarkStart w:id="132" w:name="nav4077"/>
      <w: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bookmarkEnd w:id="132"/>
    </w:p>
    <w:p w14:paraId="1210A307" w14:textId="77777777" w:rsidR="00382724" w:rsidRDefault="00B37698">
      <w:pPr>
        <w:jc w:val="both"/>
      </w:pPr>
      <w:r>
        <w:t>_Type A:_</w:t>
      </w:r>
    </w:p>
    <w:p w14:paraId="234AFB4B" w14:textId="77777777" w:rsidR="00382724" w:rsidRDefault="00B37698">
      <w:pPr>
        <w:jc w:val="both"/>
      </w:pPr>
      <w: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14:paraId="0E97251F" w14:textId="77777777" w:rsidR="00382724" w:rsidRDefault="00B37698">
      <w:pPr>
        <w:jc w:val="both"/>
      </w:pPr>
      <w:r>
        <w:t>_Type B:_</w:t>
      </w:r>
    </w:p>
    <w:p w14:paraId="5777C491" w14:textId="77777777" w:rsidR="00382724" w:rsidRDefault="00B37698">
      <w:pPr>
        <w:jc w:val="both"/>
      </w:pPr>
      <w: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14:paraId="28BCD242" w14:textId="77777777" w:rsidR="00382724" w:rsidRDefault="00B37698">
      <w:pPr>
        <w:jc w:val="both"/>
      </w:pPr>
      <w:r>
        <w:t>_Type C, Type E, and Type F:_</w:t>
      </w:r>
    </w:p>
    <w:p w14:paraId="6EDAF0CF" w14:textId="77777777" w:rsidR="00382724" w:rsidRDefault="00B37698">
      <w:pPr>
        <w:jc w:val="both"/>
      </w:pPr>
      <w: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14:paraId="6055364D" w14:textId="77777777" w:rsidR="00382724" w:rsidRDefault="00B37698">
      <w:pPr>
        <w:jc w:val="both"/>
      </w:pPr>
      <w:r>
        <w:t>_Type D and Type G:_</w:t>
      </w:r>
    </w:p>
    <w:p w14:paraId="4011009D" w14:textId="77777777" w:rsidR="00382724" w:rsidRDefault="00B37698">
      <w:pPr>
        <w:jc w:val="both"/>
      </w:pPr>
      <w: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14:paraId="47CF7664" w14:textId="77777777" w:rsidR="00000394" w:rsidRDefault="00000394" w:rsidP="00000394">
      <w:pPr>
        <w:keepNext/>
        <w:spacing w:before="280"/>
        <w:rPr>
          <w:b/>
          <w:sz w:val="26"/>
        </w:rPr>
        <w:sectPr w:rsidR="00000394" w:rsidSect="00000394">
          <w:headerReference w:type="default" r:id="rId22"/>
          <w:headerReference w:type="first" r:id="rId23"/>
          <w:pgSz w:w="12240" w:h="15840"/>
          <w:pgMar w:top="1440" w:right="1512" w:bottom="720" w:left="1656" w:header="720" w:footer="720" w:gutter="0"/>
          <w:cols w:space="720"/>
          <w:formProt w:val="0"/>
          <w:titlePg/>
          <w:docGrid w:linePitch="360"/>
        </w:sectPr>
      </w:pPr>
    </w:p>
    <w:p w14:paraId="67515C4D" w14:textId="77777777" w:rsidR="00382724" w:rsidRDefault="00B37698" w:rsidP="00000394">
      <w:pPr>
        <w:keepNext/>
        <w:spacing w:before="280"/>
      </w:pPr>
      <w:r>
        <w:rPr>
          <w:b/>
          <w:sz w:val="26"/>
        </w:rPr>
        <w:t>EXHIBIT C</w:t>
      </w:r>
      <w:bookmarkStart w:id="133" w:name="chgCAD5"/>
      <w:r w:rsidR="001B6930" w:rsidRPr="001B6930">
        <w:rPr>
          <w:color w:val="7C3AED"/>
          <w:sz w:val="22"/>
        </w:rPr>
        <w:t xml:space="preserve"> (CA-D5)</w:t>
      </w:r>
      <w:bookmarkEnd w:id="133"/>
    </w:p>
    <w:p w14:paraId="374EEAF0" w14:textId="77777777" w:rsidR="00382724" w:rsidRDefault="00B37698">
      <w:pPr>
        <w:jc w:val="both"/>
      </w:pPr>
      <w:r>
        <w:t>APARTMENT NUMBERS, PARKING STALLS, NET LIVING FLOOR AREAS, OTHER FLOOR AREAS, AND COMMON INTERESTS</w:t>
      </w:r>
    </w:p>
    <w:p w14:paraId="6997C16B" w14:textId="77777777" w:rsidR="00382724" w:rsidRDefault="00B37698">
      <w:pPr>
        <w:keepNext/>
      </w:pPr>
      <w:r>
        <w:rPr>
          <w:b/>
          <w:color w:val="475569"/>
          <w:sz w:val="20"/>
        </w:rPr>
        <w:t>Deleted — original Exhibit C:</w:t>
      </w:r>
    </w:p>
    <w:tbl>
      <w:tblPr>
        <w:tblStyle w:val="TableGrid"/>
        <w:tblW w:w="9360" w:type="dxa"/>
        <w:tblLayout w:type="fixed"/>
        <w:tblLook w:val="04A0" w:firstRow="1" w:lastRow="0" w:firstColumn="1" w:lastColumn="0" w:noHBand="0" w:noVBand="1"/>
      </w:tblPr>
      <w:tblGrid>
        <w:gridCol w:w="1039"/>
        <w:gridCol w:w="1040"/>
        <w:gridCol w:w="1040"/>
        <w:gridCol w:w="1040"/>
        <w:gridCol w:w="1041"/>
        <w:gridCol w:w="1040"/>
        <w:gridCol w:w="1040"/>
        <w:gridCol w:w="1040"/>
        <w:gridCol w:w="1040"/>
      </w:tblGrid>
      <w:tr w:rsidR="00382724" w14:paraId="305D231D" w14:textId="77777777">
        <w:tc>
          <w:tcPr>
            <w:tcW w:w="1039" w:type="dxa"/>
          </w:tcPr>
          <w:p w14:paraId="7DE4039A" w14:textId="77777777" w:rsidR="00382724" w:rsidRDefault="00B37698">
            <w:pPr>
              <w:spacing w:after="0"/>
              <w:jc w:val="center"/>
              <w:rPr>
                <w:rFonts w:eastAsia="MS Mincho"/>
              </w:rPr>
            </w:pPr>
            <w:r>
              <w:rPr>
                <w:rFonts w:ascii="Arial" w:eastAsia="MS Mincho" w:hAnsi="Arial"/>
                <w:b/>
                <w:strike/>
                <w:color w:val="1D4ED8"/>
                <w:sz w:val="16"/>
              </w:rPr>
              <w:t>No.</w:t>
            </w:r>
          </w:p>
        </w:tc>
        <w:tc>
          <w:tcPr>
            <w:tcW w:w="1040" w:type="dxa"/>
          </w:tcPr>
          <w:p w14:paraId="2F6B3411" w14:textId="77777777" w:rsidR="00382724" w:rsidRDefault="00B37698">
            <w:pPr>
              <w:spacing w:after="0"/>
              <w:jc w:val="center"/>
              <w:rPr>
                <w:rFonts w:eastAsia="MS Mincho"/>
              </w:rPr>
            </w:pPr>
            <w:r>
              <w:rPr>
                <w:rFonts w:ascii="Arial" w:eastAsia="MS Mincho" w:hAnsi="Arial"/>
                <w:b/>
                <w:strike/>
                <w:color w:val="1D4ED8"/>
                <w:sz w:val="16"/>
              </w:rPr>
              <w:t>Apt. Type</w:t>
            </w:r>
          </w:p>
        </w:tc>
        <w:tc>
          <w:tcPr>
            <w:tcW w:w="1040" w:type="dxa"/>
          </w:tcPr>
          <w:p w14:paraId="3EB9333D" w14:textId="77777777" w:rsidR="00382724" w:rsidRDefault="00B37698">
            <w:pPr>
              <w:spacing w:after="0"/>
              <w:jc w:val="center"/>
              <w:rPr>
                <w:rFonts w:eastAsia="MS Mincho"/>
              </w:rPr>
            </w:pPr>
            <w:r>
              <w:rPr>
                <w:rFonts w:ascii="Arial" w:eastAsia="MS Mincho" w:hAnsi="Arial"/>
                <w:b/>
                <w:strike/>
                <w:color w:val="1D4ED8"/>
                <w:sz w:val="16"/>
              </w:rPr>
              <w:t>Bldg. Type</w:t>
            </w:r>
          </w:p>
        </w:tc>
        <w:tc>
          <w:tcPr>
            <w:tcW w:w="1040" w:type="dxa"/>
          </w:tcPr>
          <w:p w14:paraId="61EF7470" w14:textId="77777777" w:rsidR="00382724" w:rsidRDefault="00B37698">
            <w:pPr>
              <w:spacing w:after="0"/>
              <w:jc w:val="center"/>
              <w:rPr>
                <w:rFonts w:eastAsia="MS Mincho"/>
              </w:rPr>
            </w:pPr>
            <w:r>
              <w:rPr>
                <w:rFonts w:ascii="Arial" w:eastAsia="MS Mincho" w:hAnsi="Arial"/>
                <w:b/>
                <w:strike/>
                <w:color w:val="1D4ED8"/>
                <w:sz w:val="16"/>
              </w:rPr>
              <w:t>Assigned Covered Parking Stall No.</w:t>
            </w:r>
          </w:p>
        </w:tc>
        <w:tc>
          <w:tcPr>
            <w:tcW w:w="1041" w:type="dxa"/>
          </w:tcPr>
          <w:p w14:paraId="3A52DF41" w14:textId="77777777" w:rsidR="00382724" w:rsidRDefault="00B37698">
            <w:pPr>
              <w:spacing w:after="0"/>
              <w:jc w:val="center"/>
              <w:rPr>
                <w:rFonts w:eastAsia="MS Mincho"/>
              </w:rPr>
            </w:pPr>
            <w:r>
              <w:rPr>
                <w:rFonts w:ascii="Arial" w:eastAsia="MS Mincho" w:hAnsi="Arial"/>
                <w:b/>
                <w:strike/>
                <w:color w:val="1D4ED8"/>
                <w:sz w:val="16"/>
              </w:rPr>
              <w:t>Net Living Floor Area</w:t>
            </w:r>
          </w:p>
        </w:tc>
        <w:tc>
          <w:tcPr>
            <w:tcW w:w="1040" w:type="dxa"/>
          </w:tcPr>
          <w:p w14:paraId="184B900A" w14:textId="77777777" w:rsidR="00382724" w:rsidRDefault="00B37698">
            <w:pPr>
              <w:spacing w:after="0"/>
              <w:jc w:val="center"/>
              <w:rPr>
                <w:rFonts w:eastAsia="MS Mincho"/>
              </w:rPr>
            </w:pPr>
            <w:r>
              <w:rPr>
                <w:rFonts w:ascii="Arial" w:eastAsia="MS Mincho" w:hAnsi="Arial"/>
                <w:b/>
                <w:strike/>
                <w:color w:val="1D4ED8"/>
                <w:sz w:val="16"/>
              </w:rPr>
              <w:t>Covered Lanai Area</w:t>
            </w:r>
          </w:p>
        </w:tc>
        <w:tc>
          <w:tcPr>
            <w:tcW w:w="1040" w:type="dxa"/>
          </w:tcPr>
          <w:p w14:paraId="25E197CA" w14:textId="77777777" w:rsidR="00382724" w:rsidRDefault="00B37698">
            <w:pPr>
              <w:spacing w:after="0"/>
              <w:jc w:val="center"/>
              <w:rPr>
                <w:rFonts w:eastAsia="MS Mincho"/>
              </w:rPr>
            </w:pPr>
            <w:r>
              <w:rPr>
                <w:rFonts w:ascii="Arial" w:eastAsia="MS Mincho" w:hAnsi="Arial"/>
                <w:b/>
                <w:strike/>
                <w:color w:val="1D4ED8"/>
                <w:sz w:val="16"/>
              </w:rPr>
              <w:t>Loft Area</w:t>
            </w:r>
          </w:p>
        </w:tc>
        <w:tc>
          <w:tcPr>
            <w:tcW w:w="1040" w:type="dxa"/>
          </w:tcPr>
          <w:p w14:paraId="5A88F726" w14:textId="77777777" w:rsidR="00382724" w:rsidRDefault="00B37698">
            <w:pPr>
              <w:spacing w:after="0"/>
              <w:jc w:val="center"/>
              <w:rPr>
                <w:rFonts w:eastAsia="MS Mincho"/>
              </w:rPr>
            </w:pPr>
            <w:r>
              <w:rPr>
                <w:rFonts w:ascii="Arial" w:eastAsia="MS Mincho" w:hAnsi="Arial"/>
                <w:b/>
                <w:strike/>
                <w:color w:val="1D4ED8"/>
                <w:sz w:val="16"/>
              </w:rPr>
              <w:t>Total Area</w:t>
            </w:r>
          </w:p>
        </w:tc>
        <w:tc>
          <w:tcPr>
            <w:tcW w:w="1040" w:type="dxa"/>
          </w:tcPr>
          <w:p w14:paraId="537E53AE" w14:textId="77777777" w:rsidR="00382724" w:rsidRDefault="00B37698">
            <w:pPr>
              <w:spacing w:after="0"/>
              <w:jc w:val="center"/>
              <w:rPr>
                <w:rFonts w:eastAsia="MS Mincho"/>
              </w:rPr>
            </w:pPr>
            <w:r>
              <w:rPr>
                <w:rFonts w:ascii="Arial" w:eastAsia="MS Mincho" w:hAnsi="Arial"/>
                <w:b/>
                <w:strike/>
                <w:color w:val="1D4ED8"/>
                <w:sz w:val="16"/>
              </w:rPr>
              <w:t>Common Interest</w:t>
            </w:r>
          </w:p>
        </w:tc>
      </w:tr>
      <w:tr w:rsidR="00382724" w14:paraId="07A81942" w14:textId="77777777">
        <w:tc>
          <w:tcPr>
            <w:tcW w:w="1039" w:type="dxa"/>
          </w:tcPr>
          <w:p w14:paraId="0018CE67"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52B3081A"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394AC09D"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03CC0F1F" w14:textId="77777777" w:rsidR="00382724" w:rsidRDefault="00B37698">
            <w:pPr>
              <w:spacing w:after="0"/>
              <w:jc w:val="center"/>
              <w:rPr>
                <w:rFonts w:eastAsia="MS Mincho"/>
              </w:rPr>
            </w:pPr>
            <w:r>
              <w:rPr>
                <w:rFonts w:ascii="Arial" w:eastAsia="MS Mincho" w:hAnsi="Arial"/>
                <w:strike/>
                <w:color w:val="1D4ED8"/>
                <w:sz w:val="16"/>
              </w:rPr>
              <w:t>P05</w:t>
            </w:r>
          </w:p>
        </w:tc>
        <w:tc>
          <w:tcPr>
            <w:tcW w:w="1041" w:type="dxa"/>
          </w:tcPr>
          <w:p w14:paraId="466CC1B2"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554FB4A9"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DD29FEB"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444DE31F"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7B0EF3B3"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09E68BCD" w14:textId="77777777">
        <w:tc>
          <w:tcPr>
            <w:tcW w:w="1039" w:type="dxa"/>
          </w:tcPr>
          <w:p w14:paraId="56DDBCEF"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13A6135D"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654197E5"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206D267A" w14:textId="77777777" w:rsidR="00382724" w:rsidRDefault="00B37698">
            <w:pPr>
              <w:spacing w:after="0"/>
              <w:jc w:val="center"/>
              <w:rPr>
                <w:rFonts w:eastAsia="MS Mincho"/>
              </w:rPr>
            </w:pPr>
            <w:r>
              <w:rPr>
                <w:rFonts w:ascii="Arial" w:eastAsia="MS Mincho" w:hAnsi="Arial"/>
                <w:strike/>
                <w:color w:val="1D4ED8"/>
                <w:sz w:val="16"/>
              </w:rPr>
              <w:t>P06</w:t>
            </w:r>
          </w:p>
        </w:tc>
        <w:tc>
          <w:tcPr>
            <w:tcW w:w="1041" w:type="dxa"/>
          </w:tcPr>
          <w:p w14:paraId="1669DA95"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75F34BCF"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11B0418F"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31CFBA15"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092274C6"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7877EFFE" w14:textId="77777777">
        <w:tc>
          <w:tcPr>
            <w:tcW w:w="1039" w:type="dxa"/>
          </w:tcPr>
          <w:p w14:paraId="6C8DEFF7"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1C3BD549"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3E72236B"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3BC587CE" w14:textId="77777777" w:rsidR="00382724" w:rsidRDefault="00B37698">
            <w:pPr>
              <w:spacing w:after="0"/>
              <w:jc w:val="center"/>
              <w:rPr>
                <w:rFonts w:eastAsia="MS Mincho"/>
              </w:rPr>
            </w:pPr>
            <w:r>
              <w:rPr>
                <w:rFonts w:ascii="Arial" w:eastAsia="MS Mincho" w:hAnsi="Arial"/>
                <w:strike/>
                <w:color w:val="1D4ED8"/>
                <w:sz w:val="16"/>
              </w:rPr>
              <w:t>P15</w:t>
            </w:r>
          </w:p>
        </w:tc>
        <w:tc>
          <w:tcPr>
            <w:tcW w:w="1041" w:type="dxa"/>
          </w:tcPr>
          <w:p w14:paraId="23F7ABB3"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6F82BEE7"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05E28BB3"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5F15F52B"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686B53BA"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2CBA1A77" w14:textId="77777777">
        <w:tc>
          <w:tcPr>
            <w:tcW w:w="1039" w:type="dxa"/>
          </w:tcPr>
          <w:p w14:paraId="2C3ED2EB"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012E4DBA"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68688F91"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0E5893F5" w14:textId="77777777" w:rsidR="00382724" w:rsidRDefault="00B37698">
            <w:pPr>
              <w:spacing w:after="0"/>
              <w:jc w:val="center"/>
              <w:rPr>
                <w:rFonts w:eastAsia="MS Mincho"/>
              </w:rPr>
            </w:pPr>
            <w:r>
              <w:rPr>
                <w:rFonts w:ascii="Arial" w:eastAsia="MS Mincho" w:hAnsi="Arial"/>
                <w:strike/>
                <w:color w:val="1D4ED8"/>
                <w:sz w:val="16"/>
              </w:rPr>
              <w:t>P31</w:t>
            </w:r>
          </w:p>
        </w:tc>
        <w:tc>
          <w:tcPr>
            <w:tcW w:w="1041" w:type="dxa"/>
          </w:tcPr>
          <w:p w14:paraId="7730DA9E"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283FDD94"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5244C1C"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4C88A3BD"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30FE7422"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669A3AB3" w14:textId="77777777">
        <w:tc>
          <w:tcPr>
            <w:tcW w:w="1039" w:type="dxa"/>
          </w:tcPr>
          <w:p w14:paraId="7A960019"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678EBA1D"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6986CE43"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73A3D779" w14:textId="77777777" w:rsidR="00382724" w:rsidRDefault="00B37698">
            <w:pPr>
              <w:spacing w:after="0"/>
              <w:jc w:val="center"/>
              <w:rPr>
                <w:rFonts w:eastAsia="MS Mincho"/>
              </w:rPr>
            </w:pPr>
            <w:r>
              <w:rPr>
                <w:rFonts w:ascii="Arial" w:eastAsia="MS Mincho" w:hAnsi="Arial"/>
                <w:strike/>
                <w:color w:val="1D4ED8"/>
                <w:sz w:val="16"/>
              </w:rPr>
              <w:t>P45</w:t>
            </w:r>
          </w:p>
        </w:tc>
        <w:tc>
          <w:tcPr>
            <w:tcW w:w="1041" w:type="dxa"/>
          </w:tcPr>
          <w:p w14:paraId="6F8E35D0"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3DB36C51"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74F2DBA"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239A0B4B"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67B0041A"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1BC40A63" w14:textId="77777777">
        <w:tc>
          <w:tcPr>
            <w:tcW w:w="1039" w:type="dxa"/>
          </w:tcPr>
          <w:p w14:paraId="45CADC63"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1275A95E"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46EF481A"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64ADD5D3" w14:textId="77777777" w:rsidR="00382724" w:rsidRDefault="00B37698">
            <w:pPr>
              <w:spacing w:after="0"/>
              <w:jc w:val="center"/>
              <w:rPr>
                <w:rFonts w:eastAsia="MS Mincho"/>
              </w:rPr>
            </w:pPr>
            <w:r>
              <w:rPr>
                <w:rFonts w:ascii="Arial" w:eastAsia="MS Mincho" w:hAnsi="Arial"/>
                <w:strike/>
                <w:color w:val="1D4ED8"/>
                <w:sz w:val="16"/>
              </w:rPr>
              <w:t>P57</w:t>
            </w:r>
          </w:p>
        </w:tc>
        <w:tc>
          <w:tcPr>
            <w:tcW w:w="1041" w:type="dxa"/>
          </w:tcPr>
          <w:p w14:paraId="7BF0EB52"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6480A9AA"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6F9C8C8"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27987B52"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1FBFCA63"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7D48CC84" w14:textId="77777777">
        <w:tc>
          <w:tcPr>
            <w:tcW w:w="1039" w:type="dxa"/>
          </w:tcPr>
          <w:p w14:paraId="4ACF4A50"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0D62AA72"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1D31808D"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0F1D705A" w14:textId="77777777" w:rsidR="00382724" w:rsidRDefault="00B37698">
            <w:pPr>
              <w:spacing w:after="0"/>
              <w:jc w:val="center"/>
              <w:rPr>
                <w:rFonts w:eastAsia="MS Mincho"/>
              </w:rPr>
            </w:pPr>
            <w:r>
              <w:rPr>
                <w:rFonts w:ascii="Arial" w:eastAsia="MS Mincho" w:hAnsi="Arial"/>
                <w:strike/>
                <w:color w:val="1D4ED8"/>
                <w:sz w:val="16"/>
              </w:rPr>
              <w:t>P73</w:t>
            </w:r>
          </w:p>
        </w:tc>
        <w:tc>
          <w:tcPr>
            <w:tcW w:w="1041" w:type="dxa"/>
          </w:tcPr>
          <w:p w14:paraId="776BD8FA"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7F6FD611"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00745612"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0A16A8D0"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2256F6DA"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7EDA1A00" w14:textId="77777777">
        <w:tc>
          <w:tcPr>
            <w:tcW w:w="1039" w:type="dxa"/>
          </w:tcPr>
          <w:p w14:paraId="6CDAD8CD"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2BC27D6" w14:textId="77777777" w:rsidR="00382724" w:rsidRDefault="00B37698">
            <w:pPr>
              <w:spacing w:after="0"/>
              <w:jc w:val="center"/>
              <w:rPr>
                <w:rFonts w:eastAsia="MS Mincho"/>
              </w:rPr>
            </w:pPr>
            <w:r>
              <w:rPr>
                <w:rFonts w:ascii="Arial" w:eastAsia="MS Mincho" w:hAnsi="Arial"/>
                <w:strike/>
                <w:color w:val="1D4ED8"/>
                <w:sz w:val="16"/>
              </w:rPr>
              <w:t>B</w:t>
            </w:r>
          </w:p>
        </w:tc>
        <w:tc>
          <w:tcPr>
            <w:tcW w:w="1040" w:type="dxa"/>
          </w:tcPr>
          <w:p w14:paraId="2750FDDB"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69278E7A" w14:textId="77777777" w:rsidR="00382724" w:rsidRDefault="00B37698">
            <w:pPr>
              <w:spacing w:after="0"/>
              <w:jc w:val="center"/>
              <w:rPr>
                <w:rFonts w:eastAsia="MS Mincho"/>
              </w:rPr>
            </w:pPr>
            <w:r>
              <w:rPr>
                <w:rFonts w:ascii="Arial" w:eastAsia="MS Mincho" w:hAnsi="Arial"/>
                <w:strike/>
                <w:color w:val="1D4ED8"/>
                <w:sz w:val="16"/>
              </w:rPr>
              <w:t>P74</w:t>
            </w:r>
          </w:p>
        </w:tc>
        <w:tc>
          <w:tcPr>
            <w:tcW w:w="1041" w:type="dxa"/>
          </w:tcPr>
          <w:p w14:paraId="2D91C8F2" w14:textId="77777777" w:rsidR="00382724" w:rsidRDefault="00B37698">
            <w:pPr>
              <w:spacing w:after="0"/>
              <w:jc w:val="center"/>
              <w:rPr>
                <w:rFonts w:eastAsia="MS Mincho"/>
              </w:rPr>
            </w:pPr>
            <w:r>
              <w:rPr>
                <w:rFonts w:ascii="Arial" w:eastAsia="MS Mincho" w:hAnsi="Arial"/>
                <w:strike/>
                <w:color w:val="1D4ED8"/>
                <w:sz w:val="16"/>
              </w:rPr>
              <w:t>2123</w:t>
            </w:r>
          </w:p>
        </w:tc>
        <w:tc>
          <w:tcPr>
            <w:tcW w:w="1040" w:type="dxa"/>
          </w:tcPr>
          <w:p w14:paraId="4CD6B199"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3681192"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2A7709D2" w14:textId="77777777" w:rsidR="00382724" w:rsidRDefault="00B37698">
            <w:pPr>
              <w:spacing w:after="0"/>
              <w:jc w:val="center"/>
              <w:rPr>
                <w:rFonts w:eastAsia="MS Mincho"/>
              </w:rPr>
            </w:pPr>
            <w:r>
              <w:rPr>
                <w:rFonts w:ascii="Arial" w:eastAsia="MS Mincho" w:hAnsi="Arial"/>
                <w:strike/>
                <w:color w:val="1D4ED8"/>
                <w:sz w:val="16"/>
              </w:rPr>
              <w:t>2942</w:t>
            </w:r>
          </w:p>
        </w:tc>
        <w:tc>
          <w:tcPr>
            <w:tcW w:w="1040" w:type="dxa"/>
          </w:tcPr>
          <w:p w14:paraId="33C099D4"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085BE5DD" w14:textId="77777777">
        <w:tc>
          <w:tcPr>
            <w:tcW w:w="1039" w:type="dxa"/>
          </w:tcPr>
          <w:p w14:paraId="102476DA"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61F03E9E" w14:textId="77777777" w:rsidR="00382724" w:rsidRDefault="00B37698">
            <w:pPr>
              <w:spacing w:after="0"/>
              <w:jc w:val="center"/>
              <w:rPr>
                <w:rFonts w:eastAsia="MS Mincho"/>
              </w:rPr>
            </w:pPr>
            <w:r>
              <w:rPr>
                <w:rFonts w:ascii="Arial" w:eastAsia="MS Mincho" w:hAnsi="Arial"/>
                <w:strike/>
                <w:color w:val="1D4ED8"/>
                <w:sz w:val="16"/>
              </w:rPr>
              <w:t>B</w:t>
            </w:r>
          </w:p>
        </w:tc>
        <w:tc>
          <w:tcPr>
            <w:tcW w:w="1040" w:type="dxa"/>
          </w:tcPr>
          <w:p w14:paraId="589F20CB"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6BB9ED13" w14:textId="77777777" w:rsidR="00382724" w:rsidRDefault="00B37698">
            <w:pPr>
              <w:spacing w:after="0"/>
              <w:jc w:val="center"/>
              <w:rPr>
                <w:rFonts w:eastAsia="MS Mincho"/>
              </w:rPr>
            </w:pPr>
            <w:r>
              <w:rPr>
                <w:rFonts w:ascii="Arial" w:eastAsia="MS Mincho" w:hAnsi="Arial"/>
                <w:strike/>
                <w:color w:val="1D4ED8"/>
                <w:sz w:val="16"/>
              </w:rPr>
              <w:t>P16</w:t>
            </w:r>
          </w:p>
        </w:tc>
        <w:tc>
          <w:tcPr>
            <w:tcW w:w="1041" w:type="dxa"/>
          </w:tcPr>
          <w:p w14:paraId="56C8F03B" w14:textId="77777777" w:rsidR="00382724" w:rsidRDefault="00B37698">
            <w:pPr>
              <w:spacing w:after="0"/>
              <w:jc w:val="center"/>
              <w:rPr>
                <w:rFonts w:eastAsia="MS Mincho"/>
              </w:rPr>
            </w:pPr>
            <w:r>
              <w:rPr>
                <w:rFonts w:ascii="Arial" w:eastAsia="MS Mincho" w:hAnsi="Arial"/>
                <w:strike/>
                <w:color w:val="1D4ED8"/>
                <w:sz w:val="16"/>
              </w:rPr>
              <w:t>2123</w:t>
            </w:r>
          </w:p>
        </w:tc>
        <w:tc>
          <w:tcPr>
            <w:tcW w:w="1040" w:type="dxa"/>
          </w:tcPr>
          <w:p w14:paraId="75B4EADC"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8A2FB8C"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5F990CFD" w14:textId="77777777" w:rsidR="00382724" w:rsidRDefault="00B37698">
            <w:pPr>
              <w:spacing w:after="0"/>
              <w:jc w:val="center"/>
              <w:rPr>
                <w:rFonts w:eastAsia="MS Mincho"/>
              </w:rPr>
            </w:pPr>
            <w:r>
              <w:rPr>
                <w:rFonts w:ascii="Arial" w:eastAsia="MS Mincho" w:hAnsi="Arial"/>
                <w:strike/>
                <w:color w:val="1D4ED8"/>
                <w:sz w:val="16"/>
              </w:rPr>
              <w:t>2942</w:t>
            </w:r>
          </w:p>
        </w:tc>
        <w:tc>
          <w:tcPr>
            <w:tcW w:w="1040" w:type="dxa"/>
          </w:tcPr>
          <w:p w14:paraId="0D942BAB"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562A83AF" w14:textId="77777777">
        <w:tc>
          <w:tcPr>
            <w:tcW w:w="1039" w:type="dxa"/>
          </w:tcPr>
          <w:p w14:paraId="488DFF3D"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0A85AA98" w14:textId="77777777" w:rsidR="00382724" w:rsidRDefault="00B37698">
            <w:pPr>
              <w:spacing w:after="0"/>
              <w:jc w:val="center"/>
              <w:rPr>
                <w:rFonts w:eastAsia="MS Mincho"/>
              </w:rPr>
            </w:pPr>
            <w:r>
              <w:rPr>
                <w:rFonts w:ascii="Arial" w:eastAsia="MS Mincho" w:hAnsi="Arial"/>
                <w:strike/>
                <w:color w:val="1D4ED8"/>
                <w:sz w:val="16"/>
              </w:rPr>
              <w:t>B</w:t>
            </w:r>
          </w:p>
        </w:tc>
        <w:tc>
          <w:tcPr>
            <w:tcW w:w="1040" w:type="dxa"/>
          </w:tcPr>
          <w:p w14:paraId="44EE3E1E"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02D1E7E2" w14:textId="77777777" w:rsidR="00382724" w:rsidRDefault="00B37698">
            <w:pPr>
              <w:spacing w:after="0"/>
              <w:jc w:val="center"/>
              <w:rPr>
                <w:rFonts w:eastAsia="MS Mincho"/>
              </w:rPr>
            </w:pPr>
            <w:r>
              <w:rPr>
                <w:rFonts w:ascii="Arial" w:eastAsia="MS Mincho" w:hAnsi="Arial"/>
                <w:strike/>
                <w:color w:val="1D4ED8"/>
                <w:sz w:val="16"/>
              </w:rPr>
              <w:t>P30</w:t>
            </w:r>
          </w:p>
        </w:tc>
        <w:tc>
          <w:tcPr>
            <w:tcW w:w="1041" w:type="dxa"/>
          </w:tcPr>
          <w:p w14:paraId="49B97A8E" w14:textId="77777777" w:rsidR="00382724" w:rsidRDefault="00B37698">
            <w:pPr>
              <w:spacing w:after="0"/>
              <w:jc w:val="center"/>
              <w:rPr>
                <w:rFonts w:eastAsia="MS Mincho"/>
              </w:rPr>
            </w:pPr>
            <w:r>
              <w:rPr>
                <w:rFonts w:ascii="Arial" w:eastAsia="MS Mincho" w:hAnsi="Arial"/>
                <w:strike/>
                <w:color w:val="1D4ED8"/>
                <w:sz w:val="16"/>
              </w:rPr>
              <w:t>2123</w:t>
            </w:r>
          </w:p>
        </w:tc>
        <w:tc>
          <w:tcPr>
            <w:tcW w:w="1040" w:type="dxa"/>
          </w:tcPr>
          <w:p w14:paraId="6B9F6EEE"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5E6F8D08"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78824D63" w14:textId="77777777" w:rsidR="00382724" w:rsidRDefault="00B37698">
            <w:pPr>
              <w:spacing w:after="0"/>
              <w:jc w:val="center"/>
              <w:rPr>
                <w:rFonts w:eastAsia="MS Mincho"/>
              </w:rPr>
            </w:pPr>
            <w:r>
              <w:rPr>
                <w:rFonts w:ascii="Arial" w:eastAsia="MS Mincho" w:hAnsi="Arial"/>
                <w:strike/>
                <w:color w:val="1D4ED8"/>
                <w:sz w:val="16"/>
              </w:rPr>
              <w:t>2942</w:t>
            </w:r>
          </w:p>
        </w:tc>
        <w:tc>
          <w:tcPr>
            <w:tcW w:w="1040" w:type="dxa"/>
          </w:tcPr>
          <w:p w14:paraId="39DFB4DE"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565FE714" w14:textId="77777777">
        <w:tc>
          <w:tcPr>
            <w:tcW w:w="1039" w:type="dxa"/>
          </w:tcPr>
          <w:p w14:paraId="380AC503"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1034E846" w14:textId="77777777" w:rsidR="00382724" w:rsidRDefault="00B37698">
            <w:pPr>
              <w:spacing w:after="0"/>
              <w:jc w:val="center"/>
              <w:rPr>
                <w:rFonts w:eastAsia="MS Mincho"/>
              </w:rPr>
            </w:pPr>
            <w:r>
              <w:rPr>
                <w:rFonts w:ascii="Arial" w:eastAsia="MS Mincho" w:hAnsi="Arial"/>
                <w:strike/>
                <w:color w:val="1D4ED8"/>
                <w:sz w:val="16"/>
              </w:rPr>
              <w:t>A</w:t>
            </w:r>
          </w:p>
        </w:tc>
        <w:tc>
          <w:tcPr>
            <w:tcW w:w="1040" w:type="dxa"/>
          </w:tcPr>
          <w:p w14:paraId="58BF7349"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43B697A7" w14:textId="77777777" w:rsidR="00382724" w:rsidRDefault="00B37698">
            <w:pPr>
              <w:spacing w:after="0"/>
              <w:jc w:val="center"/>
              <w:rPr>
                <w:rFonts w:eastAsia="MS Mincho"/>
              </w:rPr>
            </w:pPr>
            <w:r>
              <w:rPr>
                <w:rFonts w:ascii="Arial" w:eastAsia="MS Mincho" w:hAnsi="Arial"/>
                <w:strike/>
                <w:color w:val="1D4ED8"/>
                <w:sz w:val="16"/>
              </w:rPr>
              <w:t>P46</w:t>
            </w:r>
          </w:p>
        </w:tc>
        <w:tc>
          <w:tcPr>
            <w:tcW w:w="1041" w:type="dxa"/>
          </w:tcPr>
          <w:p w14:paraId="4EE4BD3B" w14:textId="77777777" w:rsidR="00382724" w:rsidRDefault="00B37698">
            <w:pPr>
              <w:spacing w:after="0"/>
              <w:jc w:val="center"/>
              <w:rPr>
                <w:rFonts w:eastAsia="MS Mincho"/>
              </w:rPr>
            </w:pPr>
            <w:r>
              <w:rPr>
                <w:rFonts w:ascii="Arial" w:eastAsia="MS Mincho" w:hAnsi="Arial"/>
                <w:strike/>
                <w:color w:val="1D4ED8"/>
                <w:sz w:val="16"/>
              </w:rPr>
              <w:t>2126</w:t>
            </w:r>
          </w:p>
        </w:tc>
        <w:tc>
          <w:tcPr>
            <w:tcW w:w="1040" w:type="dxa"/>
          </w:tcPr>
          <w:p w14:paraId="383C58ED"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7E2C436D"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0323A9CF" w14:textId="77777777" w:rsidR="00382724" w:rsidRDefault="00B37698">
            <w:pPr>
              <w:spacing w:after="0"/>
              <w:jc w:val="center"/>
              <w:rPr>
                <w:rFonts w:eastAsia="MS Mincho"/>
              </w:rPr>
            </w:pPr>
            <w:r>
              <w:rPr>
                <w:rFonts w:ascii="Arial" w:eastAsia="MS Mincho" w:hAnsi="Arial"/>
                <w:strike/>
                <w:color w:val="1D4ED8"/>
                <w:sz w:val="16"/>
              </w:rPr>
              <w:t>2945</w:t>
            </w:r>
          </w:p>
        </w:tc>
        <w:tc>
          <w:tcPr>
            <w:tcW w:w="1040" w:type="dxa"/>
          </w:tcPr>
          <w:p w14:paraId="0A360B65"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28465CF1" w14:textId="77777777">
        <w:tc>
          <w:tcPr>
            <w:tcW w:w="1039" w:type="dxa"/>
          </w:tcPr>
          <w:p w14:paraId="3830BC61"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40B7A2CA" w14:textId="77777777" w:rsidR="00382724" w:rsidRDefault="00B37698">
            <w:pPr>
              <w:spacing w:after="0"/>
              <w:jc w:val="center"/>
              <w:rPr>
                <w:rFonts w:eastAsia="MS Mincho"/>
              </w:rPr>
            </w:pPr>
            <w:r>
              <w:rPr>
                <w:rFonts w:ascii="Arial" w:eastAsia="MS Mincho" w:hAnsi="Arial"/>
                <w:strike/>
                <w:color w:val="1D4ED8"/>
                <w:sz w:val="16"/>
              </w:rPr>
              <w:t>B</w:t>
            </w:r>
          </w:p>
        </w:tc>
        <w:tc>
          <w:tcPr>
            <w:tcW w:w="1040" w:type="dxa"/>
          </w:tcPr>
          <w:p w14:paraId="5FECF925"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211EF183" w14:textId="77777777" w:rsidR="00382724" w:rsidRDefault="00B37698">
            <w:pPr>
              <w:spacing w:after="0"/>
              <w:jc w:val="center"/>
              <w:rPr>
                <w:rFonts w:eastAsia="MS Mincho"/>
              </w:rPr>
            </w:pPr>
            <w:r>
              <w:rPr>
                <w:rFonts w:ascii="Arial" w:eastAsia="MS Mincho" w:hAnsi="Arial"/>
                <w:strike/>
                <w:color w:val="1D4ED8"/>
                <w:sz w:val="16"/>
              </w:rPr>
              <w:t>P58</w:t>
            </w:r>
          </w:p>
        </w:tc>
        <w:tc>
          <w:tcPr>
            <w:tcW w:w="1041" w:type="dxa"/>
          </w:tcPr>
          <w:p w14:paraId="3B23E5BD" w14:textId="77777777" w:rsidR="00382724" w:rsidRDefault="00B37698">
            <w:pPr>
              <w:spacing w:after="0"/>
              <w:jc w:val="center"/>
              <w:rPr>
                <w:rFonts w:eastAsia="MS Mincho"/>
              </w:rPr>
            </w:pPr>
            <w:r>
              <w:rPr>
                <w:rFonts w:ascii="Arial" w:eastAsia="MS Mincho" w:hAnsi="Arial"/>
                <w:strike/>
                <w:color w:val="1D4ED8"/>
                <w:sz w:val="16"/>
              </w:rPr>
              <w:t>2123</w:t>
            </w:r>
          </w:p>
        </w:tc>
        <w:tc>
          <w:tcPr>
            <w:tcW w:w="1040" w:type="dxa"/>
          </w:tcPr>
          <w:p w14:paraId="6B315182"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5E10DDDD" w14:textId="77777777" w:rsidR="00382724" w:rsidRDefault="00B37698">
            <w:pPr>
              <w:spacing w:after="0"/>
              <w:jc w:val="center"/>
              <w:rPr>
                <w:rFonts w:eastAsia="MS Mincho"/>
              </w:rPr>
            </w:pPr>
            <w:r>
              <w:rPr>
                <w:rFonts w:ascii="Arial" w:eastAsia="MS Mincho" w:hAnsi="Arial"/>
                <w:strike/>
                <w:color w:val="1D4ED8"/>
                <w:sz w:val="16"/>
              </w:rPr>
              <w:t>604</w:t>
            </w:r>
          </w:p>
        </w:tc>
        <w:tc>
          <w:tcPr>
            <w:tcW w:w="1040" w:type="dxa"/>
          </w:tcPr>
          <w:p w14:paraId="481C4804" w14:textId="77777777" w:rsidR="00382724" w:rsidRDefault="00B37698">
            <w:pPr>
              <w:spacing w:after="0"/>
              <w:jc w:val="center"/>
              <w:rPr>
                <w:rFonts w:eastAsia="MS Mincho"/>
              </w:rPr>
            </w:pPr>
            <w:r>
              <w:rPr>
                <w:rFonts w:ascii="Arial" w:eastAsia="MS Mincho" w:hAnsi="Arial"/>
                <w:strike/>
                <w:color w:val="1D4ED8"/>
                <w:sz w:val="16"/>
              </w:rPr>
              <w:t>2942</w:t>
            </w:r>
          </w:p>
        </w:tc>
        <w:tc>
          <w:tcPr>
            <w:tcW w:w="1040" w:type="dxa"/>
          </w:tcPr>
          <w:p w14:paraId="0003AE67" w14:textId="77777777" w:rsidR="00382724" w:rsidRDefault="00B37698">
            <w:pPr>
              <w:spacing w:after="0"/>
              <w:jc w:val="center"/>
              <w:rPr>
                <w:rFonts w:eastAsia="MS Mincho"/>
              </w:rPr>
            </w:pPr>
            <w:r>
              <w:rPr>
                <w:rFonts w:ascii="Arial" w:eastAsia="MS Mincho" w:hAnsi="Arial"/>
                <w:strike/>
                <w:color w:val="1D4ED8"/>
                <w:sz w:val="16"/>
              </w:rPr>
              <w:t>3.0%</w:t>
            </w:r>
          </w:p>
        </w:tc>
      </w:tr>
      <w:tr w:rsidR="00382724" w14:paraId="2F3EA407" w14:textId="77777777">
        <w:tc>
          <w:tcPr>
            <w:tcW w:w="1039" w:type="dxa"/>
          </w:tcPr>
          <w:p w14:paraId="2E6853E2"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7366CD98"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49EA2329"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3653C385" w14:textId="77777777" w:rsidR="00382724" w:rsidRDefault="00B37698">
            <w:pPr>
              <w:spacing w:after="0"/>
              <w:jc w:val="center"/>
              <w:rPr>
                <w:rFonts w:eastAsia="MS Mincho"/>
              </w:rPr>
            </w:pPr>
            <w:r>
              <w:rPr>
                <w:rFonts w:ascii="Arial" w:eastAsia="MS Mincho" w:hAnsi="Arial"/>
                <w:strike/>
                <w:color w:val="1D4ED8"/>
                <w:sz w:val="16"/>
              </w:rPr>
              <w:t>P03</w:t>
            </w:r>
          </w:p>
        </w:tc>
        <w:tc>
          <w:tcPr>
            <w:tcW w:w="1041" w:type="dxa"/>
          </w:tcPr>
          <w:p w14:paraId="4680A72C"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509A255D"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44984D95" w14:textId="77777777" w:rsidR="00382724" w:rsidRDefault="00382724">
            <w:pPr>
              <w:spacing w:after="0"/>
              <w:jc w:val="center"/>
              <w:rPr>
                <w:rFonts w:eastAsia="MS Mincho"/>
              </w:rPr>
            </w:pPr>
          </w:p>
        </w:tc>
        <w:tc>
          <w:tcPr>
            <w:tcW w:w="1040" w:type="dxa"/>
          </w:tcPr>
          <w:p w14:paraId="21E51D14"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6D995AD6"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0F7A0EF5" w14:textId="77777777">
        <w:tc>
          <w:tcPr>
            <w:tcW w:w="1039" w:type="dxa"/>
          </w:tcPr>
          <w:p w14:paraId="112763C2"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F2ABA55"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153B12D8"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164E9248" w14:textId="77777777" w:rsidR="00382724" w:rsidRDefault="00B37698">
            <w:pPr>
              <w:spacing w:after="0"/>
              <w:jc w:val="center"/>
              <w:rPr>
                <w:rFonts w:eastAsia="MS Mincho"/>
              </w:rPr>
            </w:pPr>
            <w:r>
              <w:rPr>
                <w:rFonts w:ascii="Arial" w:eastAsia="MS Mincho" w:hAnsi="Arial"/>
                <w:strike/>
                <w:color w:val="1D4ED8"/>
                <w:sz w:val="16"/>
              </w:rPr>
              <w:t>P04</w:t>
            </w:r>
          </w:p>
        </w:tc>
        <w:tc>
          <w:tcPr>
            <w:tcW w:w="1041" w:type="dxa"/>
          </w:tcPr>
          <w:p w14:paraId="5F4E9544"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64C14BFC"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68CED2B" w14:textId="77777777" w:rsidR="00382724" w:rsidRDefault="00382724">
            <w:pPr>
              <w:spacing w:after="0"/>
              <w:jc w:val="center"/>
              <w:rPr>
                <w:rFonts w:eastAsia="MS Mincho"/>
              </w:rPr>
            </w:pPr>
          </w:p>
        </w:tc>
        <w:tc>
          <w:tcPr>
            <w:tcW w:w="1040" w:type="dxa"/>
          </w:tcPr>
          <w:p w14:paraId="477376AB"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339C551D"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34E4B138" w14:textId="77777777">
        <w:tc>
          <w:tcPr>
            <w:tcW w:w="1039" w:type="dxa"/>
          </w:tcPr>
          <w:p w14:paraId="589C832D"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07613BB4"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383C2083"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75B81D4D" w14:textId="77777777" w:rsidR="00382724" w:rsidRDefault="00B37698">
            <w:pPr>
              <w:spacing w:after="0"/>
              <w:jc w:val="center"/>
              <w:rPr>
                <w:rFonts w:eastAsia="MS Mincho"/>
              </w:rPr>
            </w:pPr>
            <w:r>
              <w:rPr>
                <w:rFonts w:ascii="Arial" w:eastAsia="MS Mincho" w:hAnsi="Arial"/>
                <w:strike/>
                <w:color w:val="1D4ED8"/>
                <w:sz w:val="16"/>
              </w:rPr>
              <w:t>P19</w:t>
            </w:r>
          </w:p>
        </w:tc>
        <w:tc>
          <w:tcPr>
            <w:tcW w:w="1041" w:type="dxa"/>
          </w:tcPr>
          <w:p w14:paraId="3348F967"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1194A396"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0E5469B1" w14:textId="77777777" w:rsidR="00382724" w:rsidRDefault="00382724">
            <w:pPr>
              <w:spacing w:after="0"/>
              <w:jc w:val="center"/>
              <w:rPr>
                <w:rFonts w:eastAsia="MS Mincho"/>
              </w:rPr>
            </w:pPr>
          </w:p>
        </w:tc>
        <w:tc>
          <w:tcPr>
            <w:tcW w:w="1040" w:type="dxa"/>
          </w:tcPr>
          <w:p w14:paraId="5767679E"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34FEFAB5"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5243F84D" w14:textId="77777777">
        <w:tc>
          <w:tcPr>
            <w:tcW w:w="1039" w:type="dxa"/>
          </w:tcPr>
          <w:p w14:paraId="446F856A"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055E05B5"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030DAE33"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3EE08BE8" w14:textId="77777777" w:rsidR="00382724" w:rsidRDefault="00B37698">
            <w:pPr>
              <w:spacing w:after="0"/>
              <w:jc w:val="center"/>
              <w:rPr>
                <w:rFonts w:eastAsia="MS Mincho"/>
              </w:rPr>
            </w:pPr>
            <w:r>
              <w:rPr>
                <w:rFonts w:ascii="Arial" w:eastAsia="MS Mincho" w:hAnsi="Arial"/>
                <w:strike/>
                <w:color w:val="1D4ED8"/>
                <w:sz w:val="16"/>
              </w:rPr>
              <w:t>P17</w:t>
            </w:r>
          </w:p>
        </w:tc>
        <w:tc>
          <w:tcPr>
            <w:tcW w:w="1041" w:type="dxa"/>
          </w:tcPr>
          <w:p w14:paraId="476411A9"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65064AB9"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D6D7C3D" w14:textId="77777777" w:rsidR="00382724" w:rsidRDefault="00382724">
            <w:pPr>
              <w:spacing w:after="0"/>
              <w:jc w:val="center"/>
              <w:rPr>
                <w:rFonts w:eastAsia="MS Mincho"/>
              </w:rPr>
            </w:pPr>
          </w:p>
        </w:tc>
        <w:tc>
          <w:tcPr>
            <w:tcW w:w="1040" w:type="dxa"/>
          </w:tcPr>
          <w:p w14:paraId="2C44129E"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4A8B04CD"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7985CD7F" w14:textId="77777777">
        <w:tc>
          <w:tcPr>
            <w:tcW w:w="1039" w:type="dxa"/>
          </w:tcPr>
          <w:p w14:paraId="149974EC"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5E273821"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21A1453F"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42EA5402" w14:textId="77777777" w:rsidR="00382724" w:rsidRDefault="00B37698">
            <w:pPr>
              <w:spacing w:after="0"/>
              <w:jc w:val="center"/>
              <w:rPr>
                <w:rFonts w:eastAsia="MS Mincho"/>
              </w:rPr>
            </w:pPr>
            <w:r>
              <w:rPr>
                <w:rFonts w:ascii="Arial" w:eastAsia="MS Mincho" w:hAnsi="Arial"/>
                <w:strike/>
                <w:color w:val="1D4ED8"/>
                <w:sz w:val="16"/>
              </w:rPr>
              <w:t>P43</w:t>
            </w:r>
          </w:p>
        </w:tc>
        <w:tc>
          <w:tcPr>
            <w:tcW w:w="1041" w:type="dxa"/>
          </w:tcPr>
          <w:p w14:paraId="32A5AD90"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1900492D"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B041159" w14:textId="77777777" w:rsidR="00382724" w:rsidRDefault="00382724">
            <w:pPr>
              <w:spacing w:after="0"/>
              <w:jc w:val="center"/>
              <w:rPr>
                <w:rFonts w:eastAsia="MS Mincho"/>
              </w:rPr>
            </w:pPr>
          </w:p>
        </w:tc>
        <w:tc>
          <w:tcPr>
            <w:tcW w:w="1040" w:type="dxa"/>
          </w:tcPr>
          <w:p w14:paraId="261A608B"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5CF68CD6"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68EE436F" w14:textId="77777777">
        <w:tc>
          <w:tcPr>
            <w:tcW w:w="1039" w:type="dxa"/>
          </w:tcPr>
          <w:p w14:paraId="1D298696"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5D1CEF4C"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3A152966"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58E21262" w14:textId="77777777" w:rsidR="00382724" w:rsidRDefault="00B37698">
            <w:pPr>
              <w:spacing w:after="0"/>
              <w:jc w:val="center"/>
              <w:rPr>
                <w:rFonts w:eastAsia="MS Mincho"/>
              </w:rPr>
            </w:pPr>
            <w:r>
              <w:rPr>
                <w:rFonts w:ascii="Arial" w:eastAsia="MS Mincho" w:hAnsi="Arial"/>
                <w:strike/>
                <w:color w:val="1D4ED8"/>
                <w:sz w:val="16"/>
              </w:rPr>
              <w:t>P32</w:t>
            </w:r>
          </w:p>
        </w:tc>
        <w:tc>
          <w:tcPr>
            <w:tcW w:w="1041" w:type="dxa"/>
          </w:tcPr>
          <w:p w14:paraId="73E81BC1"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2A7DB95E"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43D2789" w14:textId="77777777" w:rsidR="00382724" w:rsidRDefault="00382724">
            <w:pPr>
              <w:spacing w:after="0"/>
              <w:jc w:val="center"/>
              <w:rPr>
                <w:rFonts w:eastAsia="MS Mincho"/>
              </w:rPr>
            </w:pPr>
          </w:p>
        </w:tc>
        <w:tc>
          <w:tcPr>
            <w:tcW w:w="1040" w:type="dxa"/>
          </w:tcPr>
          <w:p w14:paraId="29228B30"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2D4270CD"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71717C1C" w14:textId="77777777">
        <w:tc>
          <w:tcPr>
            <w:tcW w:w="1039" w:type="dxa"/>
          </w:tcPr>
          <w:p w14:paraId="179DE6CC"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1FABE20C"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200BBA35"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7CF3408B" w14:textId="77777777" w:rsidR="00382724" w:rsidRDefault="00B37698">
            <w:pPr>
              <w:spacing w:after="0"/>
              <w:jc w:val="center"/>
              <w:rPr>
                <w:rFonts w:eastAsia="MS Mincho"/>
              </w:rPr>
            </w:pPr>
            <w:r>
              <w:rPr>
                <w:rFonts w:ascii="Arial" w:eastAsia="MS Mincho" w:hAnsi="Arial"/>
                <w:strike/>
                <w:color w:val="1D4ED8"/>
                <w:sz w:val="16"/>
              </w:rPr>
              <w:t>P47</w:t>
            </w:r>
          </w:p>
        </w:tc>
        <w:tc>
          <w:tcPr>
            <w:tcW w:w="1041" w:type="dxa"/>
          </w:tcPr>
          <w:p w14:paraId="1B0004AB"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6ABFC473"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59E04FAF" w14:textId="77777777" w:rsidR="00382724" w:rsidRDefault="00382724">
            <w:pPr>
              <w:spacing w:after="0"/>
              <w:jc w:val="center"/>
              <w:rPr>
                <w:rFonts w:eastAsia="MS Mincho"/>
              </w:rPr>
            </w:pPr>
          </w:p>
        </w:tc>
        <w:tc>
          <w:tcPr>
            <w:tcW w:w="1040" w:type="dxa"/>
          </w:tcPr>
          <w:p w14:paraId="0D5DD999"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64718112"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3BEB8228" w14:textId="77777777">
        <w:tc>
          <w:tcPr>
            <w:tcW w:w="1039" w:type="dxa"/>
          </w:tcPr>
          <w:p w14:paraId="29B31F95"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57CF4FB3"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47316530"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4D03B023" w14:textId="77777777" w:rsidR="00382724" w:rsidRDefault="00B37698">
            <w:pPr>
              <w:spacing w:after="0"/>
              <w:jc w:val="center"/>
              <w:rPr>
                <w:rFonts w:eastAsia="MS Mincho"/>
              </w:rPr>
            </w:pPr>
            <w:r>
              <w:rPr>
                <w:rFonts w:ascii="Arial" w:eastAsia="MS Mincho" w:hAnsi="Arial"/>
                <w:strike/>
                <w:color w:val="1D4ED8"/>
                <w:sz w:val="16"/>
              </w:rPr>
              <w:t>P59</w:t>
            </w:r>
          </w:p>
        </w:tc>
        <w:tc>
          <w:tcPr>
            <w:tcW w:w="1041" w:type="dxa"/>
          </w:tcPr>
          <w:p w14:paraId="2189166B"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232DC956"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E91A024" w14:textId="77777777" w:rsidR="00382724" w:rsidRDefault="00382724">
            <w:pPr>
              <w:spacing w:after="0"/>
              <w:jc w:val="center"/>
              <w:rPr>
                <w:rFonts w:eastAsia="MS Mincho"/>
              </w:rPr>
            </w:pPr>
          </w:p>
        </w:tc>
        <w:tc>
          <w:tcPr>
            <w:tcW w:w="1040" w:type="dxa"/>
          </w:tcPr>
          <w:p w14:paraId="23B94BE3"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16A10FE5"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75D1A0D0" w14:textId="77777777">
        <w:tc>
          <w:tcPr>
            <w:tcW w:w="1039" w:type="dxa"/>
          </w:tcPr>
          <w:p w14:paraId="54ED1AB0"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2725A9D5"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6AF10653"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3B8C95F7" w14:textId="77777777" w:rsidR="00382724" w:rsidRDefault="00B37698">
            <w:pPr>
              <w:spacing w:after="0"/>
              <w:jc w:val="center"/>
              <w:rPr>
                <w:rFonts w:eastAsia="MS Mincho"/>
              </w:rPr>
            </w:pPr>
            <w:r>
              <w:rPr>
                <w:rFonts w:ascii="Arial" w:eastAsia="MS Mincho" w:hAnsi="Arial"/>
                <w:strike/>
                <w:color w:val="1D4ED8"/>
                <w:sz w:val="16"/>
              </w:rPr>
              <w:t>P72</w:t>
            </w:r>
          </w:p>
        </w:tc>
        <w:tc>
          <w:tcPr>
            <w:tcW w:w="1041" w:type="dxa"/>
          </w:tcPr>
          <w:p w14:paraId="1B61E94B"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163F9D71"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187BE8F" w14:textId="77777777" w:rsidR="00382724" w:rsidRDefault="00382724">
            <w:pPr>
              <w:spacing w:after="0"/>
              <w:jc w:val="center"/>
              <w:rPr>
                <w:rFonts w:eastAsia="MS Mincho"/>
              </w:rPr>
            </w:pPr>
          </w:p>
        </w:tc>
        <w:tc>
          <w:tcPr>
            <w:tcW w:w="1040" w:type="dxa"/>
          </w:tcPr>
          <w:p w14:paraId="6FA64ADD"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5992F519"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7A24FBC0" w14:textId="77777777">
        <w:tc>
          <w:tcPr>
            <w:tcW w:w="1039" w:type="dxa"/>
          </w:tcPr>
          <w:p w14:paraId="06133883"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A6BB143"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007C2F9C"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373B2619" w14:textId="77777777" w:rsidR="00382724" w:rsidRDefault="00B37698">
            <w:pPr>
              <w:spacing w:after="0"/>
              <w:jc w:val="center"/>
              <w:rPr>
                <w:rFonts w:eastAsia="MS Mincho"/>
              </w:rPr>
            </w:pPr>
            <w:r>
              <w:rPr>
                <w:rFonts w:ascii="Arial" w:eastAsia="MS Mincho" w:hAnsi="Arial"/>
                <w:strike/>
                <w:color w:val="1D4ED8"/>
                <w:sz w:val="16"/>
              </w:rPr>
              <w:t>P75</w:t>
            </w:r>
          </w:p>
        </w:tc>
        <w:tc>
          <w:tcPr>
            <w:tcW w:w="1041" w:type="dxa"/>
          </w:tcPr>
          <w:p w14:paraId="73317049"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4AAD98B4"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00C818B9" w14:textId="77777777" w:rsidR="00382724" w:rsidRDefault="00382724">
            <w:pPr>
              <w:spacing w:after="0"/>
              <w:jc w:val="center"/>
              <w:rPr>
                <w:rFonts w:eastAsia="MS Mincho"/>
              </w:rPr>
            </w:pPr>
          </w:p>
        </w:tc>
        <w:tc>
          <w:tcPr>
            <w:tcW w:w="1040" w:type="dxa"/>
          </w:tcPr>
          <w:p w14:paraId="176910D4"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34B76185"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6E454DE3" w14:textId="77777777">
        <w:tc>
          <w:tcPr>
            <w:tcW w:w="1039" w:type="dxa"/>
          </w:tcPr>
          <w:p w14:paraId="77DAE16E"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307381E"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670093D0"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1C338641" w14:textId="77777777" w:rsidR="00382724" w:rsidRDefault="00B37698">
            <w:pPr>
              <w:spacing w:after="0"/>
              <w:jc w:val="center"/>
              <w:rPr>
                <w:rFonts w:eastAsia="MS Mincho"/>
              </w:rPr>
            </w:pPr>
            <w:r>
              <w:rPr>
                <w:rFonts w:ascii="Arial" w:eastAsia="MS Mincho" w:hAnsi="Arial"/>
                <w:strike/>
                <w:color w:val="1D4ED8"/>
                <w:sz w:val="16"/>
              </w:rPr>
              <w:t>P20</w:t>
            </w:r>
          </w:p>
        </w:tc>
        <w:tc>
          <w:tcPr>
            <w:tcW w:w="1041" w:type="dxa"/>
          </w:tcPr>
          <w:p w14:paraId="7FB23078"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71FA6905"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E9BE7B8" w14:textId="77777777" w:rsidR="00382724" w:rsidRDefault="00382724">
            <w:pPr>
              <w:spacing w:after="0"/>
              <w:jc w:val="center"/>
              <w:rPr>
                <w:rFonts w:eastAsia="MS Mincho"/>
              </w:rPr>
            </w:pPr>
          </w:p>
        </w:tc>
        <w:tc>
          <w:tcPr>
            <w:tcW w:w="1040" w:type="dxa"/>
          </w:tcPr>
          <w:p w14:paraId="2E153DE9"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7FF4D2BB"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6B2E5334" w14:textId="77777777">
        <w:tc>
          <w:tcPr>
            <w:tcW w:w="1039" w:type="dxa"/>
          </w:tcPr>
          <w:p w14:paraId="73C9E457"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349C695"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60540809"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12C52D2B" w14:textId="77777777" w:rsidR="00382724" w:rsidRDefault="00B37698">
            <w:pPr>
              <w:spacing w:after="0"/>
              <w:jc w:val="center"/>
              <w:rPr>
                <w:rFonts w:eastAsia="MS Mincho"/>
              </w:rPr>
            </w:pPr>
            <w:r>
              <w:rPr>
                <w:rFonts w:ascii="Arial" w:eastAsia="MS Mincho" w:hAnsi="Arial"/>
                <w:strike/>
                <w:color w:val="1D4ED8"/>
                <w:sz w:val="16"/>
              </w:rPr>
              <w:t>P18</w:t>
            </w:r>
          </w:p>
        </w:tc>
        <w:tc>
          <w:tcPr>
            <w:tcW w:w="1041" w:type="dxa"/>
          </w:tcPr>
          <w:p w14:paraId="316293AD"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2DC83182"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74202403" w14:textId="77777777" w:rsidR="00382724" w:rsidRDefault="00382724">
            <w:pPr>
              <w:spacing w:after="0"/>
              <w:jc w:val="center"/>
              <w:rPr>
                <w:rFonts w:eastAsia="MS Mincho"/>
              </w:rPr>
            </w:pPr>
          </w:p>
        </w:tc>
        <w:tc>
          <w:tcPr>
            <w:tcW w:w="1040" w:type="dxa"/>
          </w:tcPr>
          <w:p w14:paraId="1012747D"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2F0B9A61"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1AF57780" w14:textId="77777777">
        <w:tc>
          <w:tcPr>
            <w:tcW w:w="1039" w:type="dxa"/>
          </w:tcPr>
          <w:p w14:paraId="6B3AD52B"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4B10C663"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5D978FDE"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1A771191" w14:textId="77777777" w:rsidR="00382724" w:rsidRDefault="00B37698">
            <w:pPr>
              <w:spacing w:after="0"/>
              <w:jc w:val="center"/>
              <w:rPr>
                <w:rFonts w:eastAsia="MS Mincho"/>
              </w:rPr>
            </w:pPr>
            <w:r>
              <w:rPr>
                <w:rFonts w:ascii="Arial" w:eastAsia="MS Mincho" w:hAnsi="Arial"/>
                <w:strike/>
                <w:color w:val="1D4ED8"/>
                <w:sz w:val="16"/>
              </w:rPr>
              <w:t>P42</w:t>
            </w:r>
          </w:p>
        </w:tc>
        <w:tc>
          <w:tcPr>
            <w:tcW w:w="1041" w:type="dxa"/>
          </w:tcPr>
          <w:p w14:paraId="64E999F3"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70C3FAE8"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97D8B3F" w14:textId="77777777" w:rsidR="00382724" w:rsidRDefault="00382724">
            <w:pPr>
              <w:spacing w:after="0"/>
              <w:jc w:val="center"/>
              <w:rPr>
                <w:rFonts w:eastAsia="MS Mincho"/>
              </w:rPr>
            </w:pPr>
          </w:p>
        </w:tc>
        <w:tc>
          <w:tcPr>
            <w:tcW w:w="1040" w:type="dxa"/>
          </w:tcPr>
          <w:p w14:paraId="5053B831"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36CE1481"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434CB5F7" w14:textId="77777777">
        <w:tc>
          <w:tcPr>
            <w:tcW w:w="1039" w:type="dxa"/>
          </w:tcPr>
          <w:p w14:paraId="55F62CC9"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6020F934"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6C052617"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1C933745" w14:textId="77777777" w:rsidR="00382724" w:rsidRDefault="00B37698">
            <w:pPr>
              <w:spacing w:after="0"/>
              <w:jc w:val="center"/>
              <w:rPr>
                <w:rFonts w:eastAsia="MS Mincho"/>
              </w:rPr>
            </w:pPr>
            <w:r>
              <w:rPr>
                <w:rFonts w:ascii="Arial" w:eastAsia="MS Mincho" w:hAnsi="Arial"/>
                <w:strike/>
                <w:color w:val="1D4ED8"/>
                <w:sz w:val="16"/>
              </w:rPr>
              <w:t>P44</w:t>
            </w:r>
          </w:p>
        </w:tc>
        <w:tc>
          <w:tcPr>
            <w:tcW w:w="1041" w:type="dxa"/>
          </w:tcPr>
          <w:p w14:paraId="56BC0FBB"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07B46595"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EA9C724" w14:textId="77777777" w:rsidR="00382724" w:rsidRDefault="00382724">
            <w:pPr>
              <w:spacing w:after="0"/>
              <w:jc w:val="center"/>
              <w:rPr>
                <w:rFonts w:eastAsia="MS Mincho"/>
              </w:rPr>
            </w:pPr>
          </w:p>
        </w:tc>
        <w:tc>
          <w:tcPr>
            <w:tcW w:w="1040" w:type="dxa"/>
          </w:tcPr>
          <w:p w14:paraId="42498AE4"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1A622C5D"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0CCB8F2E" w14:textId="77777777">
        <w:tc>
          <w:tcPr>
            <w:tcW w:w="1039" w:type="dxa"/>
          </w:tcPr>
          <w:p w14:paraId="70ED97D3"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65E66459" w14:textId="77777777" w:rsidR="00382724" w:rsidRDefault="00B37698">
            <w:pPr>
              <w:spacing w:after="0"/>
              <w:jc w:val="center"/>
              <w:rPr>
                <w:rFonts w:eastAsia="MS Mincho"/>
              </w:rPr>
            </w:pPr>
            <w:r>
              <w:rPr>
                <w:rFonts w:ascii="Arial" w:eastAsia="MS Mincho" w:hAnsi="Arial"/>
                <w:strike/>
                <w:color w:val="1D4ED8"/>
                <w:sz w:val="16"/>
              </w:rPr>
              <w:t>C</w:t>
            </w:r>
          </w:p>
        </w:tc>
        <w:tc>
          <w:tcPr>
            <w:tcW w:w="1040" w:type="dxa"/>
          </w:tcPr>
          <w:p w14:paraId="52A49D59"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10353235" w14:textId="77777777" w:rsidR="00382724" w:rsidRDefault="00B37698">
            <w:pPr>
              <w:spacing w:after="0"/>
              <w:jc w:val="center"/>
              <w:rPr>
                <w:rFonts w:eastAsia="MS Mincho"/>
              </w:rPr>
            </w:pPr>
            <w:r>
              <w:rPr>
                <w:rFonts w:ascii="Arial" w:eastAsia="MS Mincho" w:hAnsi="Arial"/>
                <w:strike/>
                <w:color w:val="1D4ED8"/>
                <w:sz w:val="16"/>
              </w:rPr>
              <w:t>P48</w:t>
            </w:r>
          </w:p>
        </w:tc>
        <w:tc>
          <w:tcPr>
            <w:tcW w:w="1041" w:type="dxa"/>
          </w:tcPr>
          <w:p w14:paraId="63D3CAAF" w14:textId="77777777" w:rsidR="00382724" w:rsidRDefault="00B37698">
            <w:pPr>
              <w:spacing w:after="0"/>
              <w:jc w:val="center"/>
              <w:rPr>
                <w:rFonts w:eastAsia="MS Mincho"/>
              </w:rPr>
            </w:pPr>
            <w:r>
              <w:rPr>
                <w:rFonts w:ascii="Arial" w:eastAsia="MS Mincho" w:hAnsi="Arial"/>
                <w:strike/>
                <w:color w:val="1D4ED8"/>
                <w:sz w:val="16"/>
              </w:rPr>
              <w:t>2086</w:t>
            </w:r>
          </w:p>
        </w:tc>
        <w:tc>
          <w:tcPr>
            <w:tcW w:w="1040" w:type="dxa"/>
          </w:tcPr>
          <w:p w14:paraId="4F137497"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86C969A" w14:textId="77777777" w:rsidR="00382724" w:rsidRDefault="00382724">
            <w:pPr>
              <w:spacing w:after="0"/>
              <w:jc w:val="center"/>
              <w:rPr>
                <w:rFonts w:eastAsia="MS Mincho"/>
              </w:rPr>
            </w:pPr>
          </w:p>
        </w:tc>
        <w:tc>
          <w:tcPr>
            <w:tcW w:w="1040" w:type="dxa"/>
          </w:tcPr>
          <w:p w14:paraId="38DA724E" w14:textId="77777777" w:rsidR="00382724" w:rsidRDefault="00B37698">
            <w:pPr>
              <w:spacing w:after="0"/>
              <w:jc w:val="center"/>
              <w:rPr>
                <w:rFonts w:eastAsia="MS Mincho"/>
              </w:rPr>
            </w:pPr>
            <w:r>
              <w:rPr>
                <w:rFonts w:ascii="Arial" w:eastAsia="MS Mincho" w:hAnsi="Arial"/>
                <w:strike/>
                <w:color w:val="1D4ED8"/>
                <w:sz w:val="16"/>
              </w:rPr>
              <w:t>2301</w:t>
            </w:r>
          </w:p>
        </w:tc>
        <w:tc>
          <w:tcPr>
            <w:tcW w:w="1040" w:type="dxa"/>
          </w:tcPr>
          <w:p w14:paraId="2F5FE471"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15DDCA14" w14:textId="77777777">
        <w:tc>
          <w:tcPr>
            <w:tcW w:w="1039" w:type="dxa"/>
          </w:tcPr>
          <w:p w14:paraId="7840A02A"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624D5DE5" w14:textId="77777777" w:rsidR="00382724" w:rsidRDefault="00B37698">
            <w:pPr>
              <w:spacing w:after="0"/>
              <w:jc w:val="center"/>
              <w:rPr>
                <w:rFonts w:eastAsia="MS Mincho"/>
              </w:rPr>
            </w:pPr>
            <w:r>
              <w:rPr>
                <w:rFonts w:ascii="Arial" w:eastAsia="MS Mincho" w:hAnsi="Arial"/>
                <w:strike/>
                <w:color w:val="1D4ED8"/>
                <w:sz w:val="16"/>
              </w:rPr>
              <w:t>D</w:t>
            </w:r>
          </w:p>
        </w:tc>
        <w:tc>
          <w:tcPr>
            <w:tcW w:w="1040" w:type="dxa"/>
          </w:tcPr>
          <w:p w14:paraId="4D181719"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303AEC0E" w14:textId="77777777" w:rsidR="00382724" w:rsidRDefault="00B37698">
            <w:pPr>
              <w:spacing w:after="0"/>
              <w:jc w:val="center"/>
              <w:rPr>
                <w:rFonts w:eastAsia="MS Mincho"/>
              </w:rPr>
            </w:pPr>
            <w:r>
              <w:rPr>
                <w:rFonts w:ascii="Arial" w:eastAsia="MS Mincho" w:hAnsi="Arial"/>
                <w:strike/>
                <w:color w:val="1D4ED8"/>
                <w:sz w:val="16"/>
              </w:rPr>
              <w:t>P60</w:t>
            </w:r>
          </w:p>
        </w:tc>
        <w:tc>
          <w:tcPr>
            <w:tcW w:w="1041" w:type="dxa"/>
          </w:tcPr>
          <w:p w14:paraId="5F7EA3FC" w14:textId="77777777" w:rsidR="00382724" w:rsidRDefault="00B37698">
            <w:pPr>
              <w:spacing w:after="0"/>
              <w:jc w:val="center"/>
              <w:rPr>
                <w:rFonts w:eastAsia="MS Mincho"/>
              </w:rPr>
            </w:pPr>
            <w:r>
              <w:rPr>
                <w:rFonts w:ascii="Arial" w:eastAsia="MS Mincho" w:hAnsi="Arial"/>
                <w:strike/>
                <w:color w:val="1D4ED8"/>
                <w:sz w:val="16"/>
              </w:rPr>
              <w:t>2083</w:t>
            </w:r>
          </w:p>
        </w:tc>
        <w:tc>
          <w:tcPr>
            <w:tcW w:w="1040" w:type="dxa"/>
          </w:tcPr>
          <w:p w14:paraId="1865DEA7"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171B79EC" w14:textId="77777777" w:rsidR="00382724" w:rsidRDefault="00382724">
            <w:pPr>
              <w:spacing w:after="0"/>
              <w:jc w:val="center"/>
              <w:rPr>
                <w:rFonts w:eastAsia="MS Mincho"/>
              </w:rPr>
            </w:pPr>
          </w:p>
        </w:tc>
        <w:tc>
          <w:tcPr>
            <w:tcW w:w="1040" w:type="dxa"/>
          </w:tcPr>
          <w:p w14:paraId="142110A1" w14:textId="77777777" w:rsidR="00382724" w:rsidRDefault="00B37698">
            <w:pPr>
              <w:spacing w:after="0"/>
              <w:jc w:val="center"/>
              <w:rPr>
                <w:rFonts w:eastAsia="MS Mincho"/>
              </w:rPr>
            </w:pPr>
            <w:r>
              <w:rPr>
                <w:rFonts w:ascii="Arial" w:eastAsia="MS Mincho" w:hAnsi="Arial"/>
                <w:strike/>
                <w:color w:val="1D4ED8"/>
                <w:sz w:val="16"/>
              </w:rPr>
              <w:t>2298</w:t>
            </w:r>
          </w:p>
        </w:tc>
        <w:tc>
          <w:tcPr>
            <w:tcW w:w="1040" w:type="dxa"/>
          </w:tcPr>
          <w:p w14:paraId="5387A550" w14:textId="77777777" w:rsidR="00382724" w:rsidRDefault="00B37698">
            <w:pPr>
              <w:spacing w:after="0"/>
              <w:jc w:val="center"/>
              <w:rPr>
                <w:rFonts w:eastAsia="MS Mincho"/>
              </w:rPr>
            </w:pPr>
            <w:r>
              <w:rPr>
                <w:rFonts w:ascii="Arial" w:eastAsia="MS Mincho" w:hAnsi="Arial"/>
                <w:strike/>
                <w:color w:val="1D4ED8"/>
                <w:sz w:val="16"/>
              </w:rPr>
              <w:t>2.575%</w:t>
            </w:r>
          </w:p>
        </w:tc>
      </w:tr>
      <w:tr w:rsidR="00382724" w14:paraId="433F826C" w14:textId="77777777">
        <w:tc>
          <w:tcPr>
            <w:tcW w:w="1039" w:type="dxa"/>
          </w:tcPr>
          <w:p w14:paraId="789E16D6"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63DF0B13"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7EB8B123"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0E7098BC" w14:textId="77777777" w:rsidR="00382724" w:rsidRDefault="00B37698">
            <w:pPr>
              <w:spacing w:after="0"/>
              <w:jc w:val="center"/>
              <w:rPr>
                <w:rFonts w:eastAsia="MS Mincho"/>
              </w:rPr>
            </w:pPr>
            <w:r>
              <w:rPr>
                <w:rFonts w:ascii="Arial" w:eastAsia="MS Mincho" w:hAnsi="Arial"/>
                <w:strike/>
                <w:color w:val="1D4ED8"/>
                <w:sz w:val="16"/>
              </w:rPr>
              <w:t>P01</w:t>
            </w:r>
          </w:p>
        </w:tc>
        <w:tc>
          <w:tcPr>
            <w:tcW w:w="1041" w:type="dxa"/>
          </w:tcPr>
          <w:p w14:paraId="10A01215"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67E2626E"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72E6F5A4" w14:textId="77777777" w:rsidR="00382724" w:rsidRDefault="00382724">
            <w:pPr>
              <w:spacing w:after="0"/>
              <w:jc w:val="center"/>
              <w:rPr>
                <w:rFonts w:eastAsia="MS Mincho"/>
              </w:rPr>
            </w:pPr>
          </w:p>
        </w:tc>
        <w:tc>
          <w:tcPr>
            <w:tcW w:w="1040" w:type="dxa"/>
          </w:tcPr>
          <w:p w14:paraId="216A930F"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1098714E"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14DBCEA9" w14:textId="77777777">
        <w:tc>
          <w:tcPr>
            <w:tcW w:w="1039" w:type="dxa"/>
          </w:tcPr>
          <w:p w14:paraId="767B2ED7"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6EC0E47D"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790A8F4F"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2528CC4D" w14:textId="77777777" w:rsidR="00382724" w:rsidRDefault="00B37698">
            <w:pPr>
              <w:spacing w:after="0"/>
              <w:jc w:val="center"/>
              <w:rPr>
                <w:rFonts w:eastAsia="MS Mincho"/>
              </w:rPr>
            </w:pPr>
            <w:r>
              <w:rPr>
                <w:rFonts w:ascii="Arial" w:eastAsia="MS Mincho" w:hAnsi="Arial"/>
                <w:strike/>
                <w:color w:val="1D4ED8"/>
                <w:sz w:val="16"/>
              </w:rPr>
              <w:t>P21</w:t>
            </w:r>
          </w:p>
        </w:tc>
        <w:tc>
          <w:tcPr>
            <w:tcW w:w="1041" w:type="dxa"/>
          </w:tcPr>
          <w:p w14:paraId="29327087"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0F13BA9F"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02EB157F" w14:textId="77777777" w:rsidR="00382724" w:rsidRDefault="00382724">
            <w:pPr>
              <w:spacing w:after="0"/>
              <w:jc w:val="center"/>
              <w:rPr>
                <w:rFonts w:eastAsia="MS Mincho"/>
              </w:rPr>
            </w:pPr>
          </w:p>
        </w:tc>
        <w:tc>
          <w:tcPr>
            <w:tcW w:w="1040" w:type="dxa"/>
          </w:tcPr>
          <w:p w14:paraId="0FA4514D"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2DCFB83D"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1B717E8C" w14:textId="77777777">
        <w:tc>
          <w:tcPr>
            <w:tcW w:w="1039" w:type="dxa"/>
          </w:tcPr>
          <w:p w14:paraId="4F93DC58"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76790996"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1C71B5BB"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515592AF" w14:textId="77777777" w:rsidR="00382724" w:rsidRDefault="00B37698">
            <w:pPr>
              <w:spacing w:after="0"/>
              <w:jc w:val="center"/>
              <w:rPr>
                <w:rFonts w:eastAsia="MS Mincho"/>
              </w:rPr>
            </w:pPr>
            <w:r>
              <w:rPr>
                <w:rFonts w:ascii="Arial" w:eastAsia="MS Mincho" w:hAnsi="Arial"/>
                <w:strike/>
                <w:color w:val="1D4ED8"/>
                <w:sz w:val="16"/>
              </w:rPr>
              <w:t>P41</w:t>
            </w:r>
          </w:p>
        </w:tc>
        <w:tc>
          <w:tcPr>
            <w:tcW w:w="1041" w:type="dxa"/>
          </w:tcPr>
          <w:p w14:paraId="5AE935EA"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3FC632E4"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19B2959" w14:textId="77777777" w:rsidR="00382724" w:rsidRDefault="00382724">
            <w:pPr>
              <w:spacing w:after="0"/>
              <w:jc w:val="center"/>
              <w:rPr>
                <w:rFonts w:eastAsia="MS Mincho"/>
              </w:rPr>
            </w:pPr>
          </w:p>
        </w:tc>
        <w:tc>
          <w:tcPr>
            <w:tcW w:w="1040" w:type="dxa"/>
          </w:tcPr>
          <w:p w14:paraId="288E10FA"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6D2E11E5"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78AAE9A3" w14:textId="77777777">
        <w:tc>
          <w:tcPr>
            <w:tcW w:w="1039" w:type="dxa"/>
          </w:tcPr>
          <w:p w14:paraId="6C107A2D"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4F2C0ED3"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6841A5DE"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39852119" w14:textId="77777777" w:rsidR="00382724" w:rsidRDefault="00B37698">
            <w:pPr>
              <w:spacing w:after="0"/>
              <w:jc w:val="center"/>
              <w:rPr>
                <w:rFonts w:eastAsia="MS Mincho"/>
              </w:rPr>
            </w:pPr>
            <w:r>
              <w:rPr>
                <w:rFonts w:ascii="Arial" w:eastAsia="MS Mincho" w:hAnsi="Arial"/>
                <w:strike/>
                <w:color w:val="1D4ED8"/>
                <w:sz w:val="16"/>
              </w:rPr>
              <w:t>P49</w:t>
            </w:r>
          </w:p>
        </w:tc>
        <w:tc>
          <w:tcPr>
            <w:tcW w:w="1041" w:type="dxa"/>
          </w:tcPr>
          <w:p w14:paraId="435381B1"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75A33352"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10F4D0B2" w14:textId="77777777" w:rsidR="00382724" w:rsidRDefault="00382724">
            <w:pPr>
              <w:spacing w:after="0"/>
              <w:jc w:val="center"/>
              <w:rPr>
                <w:rFonts w:eastAsia="MS Mincho"/>
              </w:rPr>
            </w:pPr>
          </w:p>
        </w:tc>
        <w:tc>
          <w:tcPr>
            <w:tcW w:w="1040" w:type="dxa"/>
          </w:tcPr>
          <w:p w14:paraId="1AF6F28A"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0EC3629D"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07112981" w14:textId="77777777">
        <w:tc>
          <w:tcPr>
            <w:tcW w:w="1039" w:type="dxa"/>
          </w:tcPr>
          <w:p w14:paraId="4FD212CB"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4927C3E5"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15931357"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4659C0B4" w14:textId="77777777" w:rsidR="00382724" w:rsidRDefault="00B37698">
            <w:pPr>
              <w:spacing w:after="0"/>
              <w:jc w:val="center"/>
              <w:rPr>
                <w:rFonts w:eastAsia="MS Mincho"/>
              </w:rPr>
            </w:pPr>
            <w:r>
              <w:rPr>
                <w:rFonts w:ascii="Arial" w:eastAsia="MS Mincho" w:hAnsi="Arial"/>
                <w:strike/>
                <w:color w:val="1D4ED8"/>
                <w:sz w:val="16"/>
              </w:rPr>
              <w:t>P61</w:t>
            </w:r>
          </w:p>
        </w:tc>
        <w:tc>
          <w:tcPr>
            <w:tcW w:w="1041" w:type="dxa"/>
          </w:tcPr>
          <w:p w14:paraId="7C4299E5"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2216E499"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34C858A" w14:textId="77777777" w:rsidR="00382724" w:rsidRDefault="00382724">
            <w:pPr>
              <w:spacing w:after="0"/>
              <w:jc w:val="center"/>
              <w:rPr>
                <w:rFonts w:eastAsia="MS Mincho"/>
              </w:rPr>
            </w:pPr>
          </w:p>
        </w:tc>
        <w:tc>
          <w:tcPr>
            <w:tcW w:w="1040" w:type="dxa"/>
          </w:tcPr>
          <w:p w14:paraId="09ABF5AC"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24FC8899"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55FACAB9" w14:textId="77777777">
        <w:tc>
          <w:tcPr>
            <w:tcW w:w="1039" w:type="dxa"/>
          </w:tcPr>
          <w:p w14:paraId="3871FE20" w14:textId="77777777" w:rsidR="00382724" w:rsidRDefault="00B37698">
            <w:pPr>
              <w:spacing w:after="0"/>
              <w:jc w:val="center"/>
              <w:rPr>
                <w:rFonts w:eastAsia="MS Mincho"/>
              </w:rPr>
            </w:pPr>
            <w:r>
              <w:rPr>
                <w:rFonts w:ascii="Arial" w:eastAsia="MS Mincho" w:hAnsi="Arial"/>
                <w:strike/>
                <w:color w:val="1D4ED8"/>
                <w:sz w:val="16"/>
              </w:rPr>
              <w:t>1</w:t>
            </w:r>
          </w:p>
        </w:tc>
        <w:tc>
          <w:tcPr>
            <w:tcW w:w="1040" w:type="dxa"/>
          </w:tcPr>
          <w:p w14:paraId="082ED750" w14:textId="77777777" w:rsidR="00382724" w:rsidRDefault="00B37698">
            <w:pPr>
              <w:spacing w:after="0"/>
              <w:jc w:val="center"/>
              <w:rPr>
                <w:rFonts w:eastAsia="MS Mincho"/>
              </w:rPr>
            </w:pPr>
            <w:r>
              <w:rPr>
                <w:rFonts w:ascii="Arial" w:eastAsia="MS Mincho" w:hAnsi="Arial"/>
                <w:strike/>
                <w:color w:val="1D4ED8"/>
                <w:sz w:val="16"/>
              </w:rPr>
              <w:t>E</w:t>
            </w:r>
          </w:p>
        </w:tc>
        <w:tc>
          <w:tcPr>
            <w:tcW w:w="1040" w:type="dxa"/>
          </w:tcPr>
          <w:p w14:paraId="0806C8B2"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074E03B9" w14:textId="77777777" w:rsidR="00382724" w:rsidRDefault="00B37698">
            <w:pPr>
              <w:spacing w:after="0"/>
              <w:jc w:val="center"/>
              <w:rPr>
                <w:rFonts w:eastAsia="MS Mincho"/>
              </w:rPr>
            </w:pPr>
            <w:r>
              <w:rPr>
                <w:rFonts w:ascii="Arial" w:eastAsia="MS Mincho" w:hAnsi="Arial"/>
                <w:strike/>
                <w:color w:val="1D4ED8"/>
                <w:sz w:val="16"/>
              </w:rPr>
              <w:t>P71</w:t>
            </w:r>
          </w:p>
        </w:tc>
        <w:tc>
          <w:tcPr>
            <w:tcW w:w="1041" w:type="dxa"/>
          </w:tcPr>
          <w:p w14:paraId="56F18661" w14:textId="77777777" w:rsidR="00382724" w:rsidRDefault="00B37698">
            <w:pPr>
              <w:spacing w:after="0"/>
              <w:jc w:val="center"/>
              <w:rPr>
                <w:rFonts w:eastAsia="MS Mincho"/>
              </w:rPr>
            </w:pPr>
            <w:r>
              <w:rPr>
                <w:rFonts w:ascii="Arial" w:eastAsia="MS Mincho" w:hAnsi="Arial"/>
                <w:strike/>
                <w:color w:val="1D4ED8"/>
                <w:sz w:val="16"/>
              </w:rPr>
              <w:t>2020</w:t>
            </w:r>
          </w:p>
        </w:tc>
        <w:tc>
          <w:tcPr>
            <w:tcW w:w="1040" w:type="dxa"/>
          </w:tcPr>
          <w:p w14:paraId="0ABD1D98"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14250858" w14:textId="77777777" w:rsidR="00382724" w:rsidRDefault="00382724">
            <w:pPr>
              <w:spacing w:after="0"/>
              <w:jc w:val="center"/>
              <w:rPr>
                <w:rFonts w:eastAsia="MS Mincho"/>
              </w:rPr>
            </w:pPr>
          </w:p>
        </w:tc>
        <w:tc>
          <w:tcPr>
            <w:tcW w:w="1040" w:type="dxa"/>
          </w:tcPr>
          <w:p w14:paraId="6BBDCD51" w14:textId="77777777" w:rsidR="00382724" w:rsidRDefault="00B37698">
            <w:pPr>
              <w:spacing w:after="0"/>
              <w:jc w:val="center"/>
              <w:rPr>
                <w:rFonts w:eastAsia="MS Mincho"/>
              </w:rPr>
            </w:pPr>
            <w:r>
              <w:rPr>
                <w:rFonts w:ascii="Arial" w:eastAsia="MS Mincho" w:hAnsi="Arial"/>
                <w:strike/>
                <w:color w:val="1D4ED8"/>
                <w:sz w:val="16"/>
              </w:rPr>
              <w:t>2235</w:t>
            </w:r>
          </w:p>
        </w:tc>
        <w:tc>
          <w:tcPr>
            <w:tcW w:w="1040" w:type="dxa"/>
          </w:tcPr>
          <w:p w14:paraId="6B7A82DA"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0FAD9D4A" w14:textId="77777777">
        <w:tc>
          <w:tcPr>
            <w:tcW w:w="1039" w:type="dxa"/>
          </w:tcPr>
          <w:p w14:paraId="113FF9D8"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5E6096C1" w14:textId="77777777" w:rsidR="00382724" w:rsidRDefault="00B37698">
            <w:pPr>
              <w:spacing w:after="0"/>
              <w:jc w:val="center"/>
              <w:rPr>
                <w:rFonts w:eastAsia="MS Mincho"/>
              </w:rPr>
            </w:pPr>
            <w:r>
              <w:rPr>
                <w:rFonts w:ascii="Arial" w:eastAsia="MS Mincho" w:hAnsi="Arial"/>
                <w:strike/>
                <w:color w:val="1D4ED8"/>
                <w:sz w:val="16"/>
              </w:rPr>
              <w:t>G</w:t>
            </w:r>
          </w:p>
        </w:tc>
        <w:tc>
          <w:tcPr>
            <w:tcW w:w="1040" w:type="dxa"/>
          </w:tcPr>
          <w:p w14:paraId="3A84484C"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7FD671CF" w14:textId="77777777" w:rsidR="00382724" w:rsidRDefault="00B37698">
            <w:pPr>
              <w:spacing w:after="0"/>
              <w:jc w:val="center"/>
              <w:rPr>
                <w:rFonts w:eastAsia="MS Mincho"/>
              </w:rPr>
            </w:pPr>
            <w:r>
              <w:rPr>
                <w:rFonts w:ascii="Arial" w:eastAsia="MS Mincho" w:hAnsi="Arial"/>
                <w:strike/>
                <w:color w:val="1D4ED8"/>
                <w:sz w:val="16"/>
              </w:rPr>
              <w:t>P70</w:t>
            </w:r>
          </w:p>
        </w:tc>
        <w:tc>
          <w:tcPr>
            <w:tcW w:w="1041" w:type="dxa"/>
          </w:tcPr>
          <w:p w14:paraId="60D9091C" w14:textId="77777777" w:rsidR="00382724" w:rsidRDefault="00B37698">
            <w:pPr>
              <w:spacing w:after="0"/>
              <w:jc w:val="center"/>
              <w:rPr>
                <w:rFonts w:eastAsia="MS Mincho"/>
              </w:rPr>
            </w:pPr>
            <w:r>
              <w:rPr>
                <w:rFonts w:ascii="Arial" w:eastAsia="MS Mincho" w:hAnsi="Arial"/>
                <w:strike/>
                <w:color w:val="1D4ED8"/>
                <w:sz w:val="16"/>
              </w:rPr>
              <w:t>2056</w:t>
            </w:r>
          </w:p>
        </w:tc>
        <w:tc>
          <w:tcPr>
            <w:tcW w:w="1040" w:type="dxa"/>
          </w:tcPr>
          <w:p w14:paraId="013F5B35"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769AA02C" w14:textId="77777777" w:rsidR="00382724" w:rsidRDefault="00382724">
            <w:pPr>
              <w:spacing w:after="0"/>
              <w:jc w:val="center"/>
              <w:rPr>
                <w:rFonts w:eastAsia="MS Mincho"/>
              </w:rPr>
            </w:pPr>
          </w:p>
        </w:tc>
        <w:tc>
          <w:tcPr>
            <w:tcW w:w="1040" w:type="dxa"/>
          </w:tcPr>
          <w:p w14:paraId="24FFA05D" w14:textId="77777777" w:rsidR="00382724" w:rsidRDefault="00B37698">
            <w:pPr>
              <w:spacing w:after="0"/>
              <w:jc w:val="center"/>
              <w:rPr>
                <w:rFonts w:eastAsia="MS Mincho"/>
              </w:rPr>
            </w:pPr>
            <w:r>
              <w:rPr>
                <w:rFonts w:ascii="Arial" w:eastAsia="MS Mincho" w:hAnsi="Arial"/>
                <w:strike/>
                <w:color w:val="1D4ED8"/>
                <w:sz w:val="16"/>
              </w:rPr>
              <w:t>2271</w:t>
            </w:r>
          </w:p>
        </w:tc>
        <w:tc>
          <w:tcPr>
            <w:tcW w:w="1040" w:type="dxa"/>
          </w:tcPr>
          <w:p w14:paraId="7DB7CFD8"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08AC829B" w14:textId="77777777">
        <w:tc>
          <w:tcPr>
            <w:tcW w:w="1039" w:type="dxa"/>
          </w:tcPr>
          <w:p w14:paraId="1277D143"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19A3C5B8" w14:textId="77777777" w:rsidR="00382724" w:rsidRDefault="00B37698">
            <w:pPr>
              <w:spacing w:after="0"/>
              <w:jc w:val="center"/>
              <w:rPr>
                <w:rFonts w:eastAsia="MS Mincho"/>
              </w:rPr>
            </w:pPr>
            <w:r>
              <w:rPr>
                <w:rFonts w:ascii="Arial" w:eastAsia="MS Mincho" w:hAnsi="Arial"/>
                <w:strike/>
                <w:color w:val="1D4ED8"/>
                <w:sz w:val="16"/>
              </w:rPr>
              <w:t>F</w:t>
            </w:r>
          </w:p>
        </w:tc>
        <w:tc>
          <w:tcPr>
            <w:tcW w:w="1040" w:type="dxa"/>
          </w:tcPr>
          <w:p w14:paraId="3AE4D72C"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781F76B7" w14:textId="77777777" w:rsidR="00382724" w:rsidRDefault="00B37698">
            <w:pPr>
              <w:spacing w:after="0"/>
              <w:jc w:val="center"/>
              <w:rPr>
                <w:rFonts w:eastAsia="MS Mincho"/>
              </w:rPr>
            </w:pPr>
            <w:r>
              <w:rPr>
                <w:rFonts w:ascii="Arial" w:eastAsia="MS Mincho" w:hAnsi="Arial"/>
                <w:strike/>
                <w:color w:val="1D4ED8"/>
                <w:sz w:val="16"/>
              </w:rPr>
              <w:t>P02</w:t>
            </w:r>
          </w:p>
        </w:tc>
        <w:tc>
          <w:tcPr>
            <w:tcW w:w="1041" w:type="dxa"/>
          </w:tcPr>
          <w:p w14:paraId="6A1A5279" w14:textId="77777777" w:rsidR="00382724" w:rsidRDefault="00B37698">
            <w:pPr>
              <w:spacing w:after="0"/>
              <w:jc w:val="center"/>
              <w:rPr>
                <w:rFonts w:eastAsia="MS Mincho"/>
              </w:rPr>
            </w:pPr>
            <w:r>
              <w:rPr>
                <w:rFonts w:ascii="Arial" w:eastAsia="MS Mincho" w:hAnsi="Arial"/>
                <w:strike/>
                <w:color w:val="1D4ED8"/>
                <w:sz w:val="16"/>
              </w:rPr>
              <w:t>2059</w:t>
            </w:r>
          </w:p>
        </w:tc>
        <w:tc>
          <w:tcPr>
            <w:tcW w:w="1040" w:type="dxa"/>
          </w:tcPr>
          <w:p w14:paraId="0EDADFE0"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7DCB47C6" w14:textId="77777777" w:rsidR="00382724" w:rsidRDefault="00382724">
            <w:pPr>
              <w:spacing w:after="0"/>
              <w:jc w:val="center"/>
              <w:rPr>
                <w:rFonts w:eastAsia="MS Mincho"/>
              </w:rPr>
            </w:pPr>
          </w:p>
        </w:tc>
        <w:tc>
          <w:tcPr>
            <w:tcW w:w="1040" w:type="dxa"/>
          </w:tcPr>
          <w:p w14:paraId="7A8D67FE" w14:textId="77777777" w:rsidR="00382724" w:rsidRDefault="00B37698">
            <w:pPr>
              <w:spacing w:after="0"/>
              <w:jc w:val="center"/>
              <w:rPr>
                <w:rFonts w:eastAsia="MS Mincho"/>
              </w:rPr>
            </w:pPr>
            <w:r>
              <w:rPr>
                <w:rFonts w:ascii="Arial" w:eastAsia="MS Mincho" w:hAnsi="Arial"/>
                <w:strike/>
                <w:color w:val="1D4ED8"/>
                <w:sz w:val="16"/>
              </w:rPr>
              <w:t>2274</w:t>
            </w:r>
          </w:p>
        </w:tc>
        <w:tc>
          <w:tcPr>
            <w:tcW w:w="1040" w:type="dxa"/>
          </w:tcPr>
          <w:p w14:paraId="1DDB7F39"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1A1D552A" w14:textId="77777777">
        <w:tc>
          <w:tcPr>
            <w:tcW w:w="1039" w:type="dxa"/>
          </w:tcPr>
          <w:p w14:paraId="5D1B2011"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74AA0902" w14:textId="77777777" w:rsidR="00382724" w:rsidRDefault="00B37698">
            <w:pPr>
              <w:spacing w:after="0"/>
              <w:jc w:val="center"/>
              <w:rPr>
                <w:rFonts w:eastAsia="MS Mincho"/>
              </w:rPr>
            </w:pPr>
            <w:r>
              <w:rPr>
                <w:rFonts w:ascii="Arial" w:eastAsia="MS Mincho" w:hAnsi="Arial"/>
                <w:strike/>
                <w:color w:val="1D4ED8"/>
                <w:sz w:val="16"/>
              </w:rPr>
              <w:t>G</w:t>
            </w:r>
          </w:p>
        </w:tc>
        <w:tc>
          <w:tcPr>
            <w:tcW w:w="1040" w:type="dxa"/>
          </w:tcPr>
          <w:p w14:paraId="3A2893F4"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41C0C5CB" w14:textId="77777777" w:rsidR="00382724" w:rsidRDefault="00B37698">
            <w:pPr>
              <w:spacing w:after="0"/>
              <w:jc w:val="center"/>
              <w:rPr>
                <w:rFonts w:eastAsia="MS Mincho"/>
              </w:rPr>
            </w:pPr>
            <w:r>
              <w:rPr>
                <w:rFonts w:ascii="Arial" w:eastAsia="MS Mincho" w:hAnsi="Arial"/>
                <w:strike/>
                <w:color w:val="1D4ED8"/>
                <w:sz w:val="16"/>
              </w:rPr>
              <w:t>P22</w:t>
            </w:r>
          </w:p>
        </w:tc>
        <w:tc>
          <w:tcPr>
            <w:tcW w:w="1041" w:type="dxa"/>
          </w:tcPr>
          <w:p w14:paraId="1B70C188" w14:textId="77777777" w:rsidR="00382724" w:rsidRDefault="00B37698">
            <w:pPr>
              <w:spacing w:after="0"/>
              <w:jc w:val="center"/>
              <w:rPr>
                <w:rFonts w:eastAsia="MS Mincho"/>
              </w:rPr>
            </w:pPr>
            <w:r>
              <w:rPr>
                <w:rFonts w:ascii="Arial" w:eastAsia="MS Mincho" w:hAnsi="Arial"/>
                <w:strike/>
                <w:color w:val="1D4ED8"/>
                <w:sz w:val="16"/>
              </w:rPr>
              <w:t>2056</w:t>
            </w:r>
          </w:p>
        </w:tc>
        <w:tc>
          <w:tcPr>
            <w:tcW w:w="1040" w:type="dxa"/>
          </w:tcPr>
          <w:p w14:paraId="4FBD4E81"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2C798B5F" w14:textId="77777777" w:rsidR="00382724" w:rsidRDefault="00382724">
            <w:pPr>
              <w:spacing w:after="0"/>
              <w:jc w:val="center"/>
              <w:rPr>
                <w:rFonts w:eastAsia="MS Mincho"/>
              </w:rPr>
            </w:pPr>
          </w:p>
        </w:tc>
        <w:tc>
          <w:tcPr>
            <w:tcW w:w="1040" w:type="dxa"/>
          </w:tcPr>
          <w:p w14:paraId="4DE4938D" w14:textId="77777777" w:rsidR="00382724" w:rsidRDefault="00B37698">
            <w:pPr>
              <w:spacing w:after="0"/>
              <w:jc w:val="center"/>
              <w:rPr>
                <w:rFonts w:eastAsia="MS Mincho"/>
              </w:rPr>
            </w:pPr>
            <w:r>
              <w:rPr>
                <w:rFonts w:ascii="Arial" w:eastAsia="MS Mincho" w:hAnsi="Arial"/>
                <w:strike/>
                <w:color w:val="1D4ED8"/>
                <w:sz w:val="16"/>
              </w:rPr>
              <w:t>2271</w:t>
            </w:r>
          </w:p>
        </w:tc>
        <w:tc>
          <w:tcPr>
            <w:tcW w:w="1040" w:type="dxa"/>
          </w:tcPr>
          <w:p w14:paraId="54FD7278"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1CC7B2F5" w14:textId="77777777">
        <w:tc>
          <w:tcPr>
            <w:tcW w:w="1039" w:type="dxa"/>
          </w:tcPr>
          <w:p w14:paraId="7258F17D"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59354251" w14:textId="77777777" w:rsidR="00382724" w:rsidRDefault="00B37698">
            <w:pPr>
              <w:spacing w:after="0"/>
              <w:jc w:val="center"/>
              <w:rPr>
                <w:rFonts w:eastAsia="MS Mincho"/>
              </w:rPr>
            </w:pPr>
            <w:r>
              <w:rPr>
                <w:rFonts w:ascii="Arial" w:eastAsia="MS Mincho" w:hAnsi="Arial"/>
                <w:strike/>
                <w:color w:val="1D4ED8"/>
                <w:sz w:val="16"/>
              </w:rPr>
              <w:t>G</w:t>
            </w:r>
          </w:p>
        </w:tc>
        <w:tc>
          <w:tcPr>
            <w:tcW w:w="1040" w:type="dxa"/>
          </w:tcPr>
          <w:p w14:paraId="6B3E0BA5" w14:textId="77777777" w:rsidR="00382724" w:rsidRDefault="00B37698">
            <w:pPr>
              <w:spacing w:after="0"/>
              <w:jc w:val="center"/>
              <w:rPr>
                <w:rFonts w:eastAsia="MS Mincho"/>
              </w:rPr>
            </w:pPr>
            <w:r>
              <w:rPr>
                <w:rFonts w:ascii="Arial" w:eastAsia="MS Mincho" w:hAnsi="Arial"/>
                <w:strike/>
                <w:color w:val="1D4ED8"/>
                <w:sz w:val="16"/>
              </w:rPr>
              <w:t>I</w:t>
            </w:r>
          </w:p>
        </w:tc>
        <w:tc>
          <w:tcPr>
            <w:tcW w:w="1040" w:type="dxa"/>
          </w:tcPr>
          <w:p w14:paraId="46519A33" w14:textId="77777777" w:rsidR="00382724" w:rsidRDefault="00B37698">
            <w:pPr>
              <w:spacing w:after="0"/>
              <w:jc w:val="center"/>
              <w:rPr>
                <w:rFonts w:eastAsia="MS Mincho"/>
              </w:rPr>
            </w:pPr>
            <w:r>
              <w:rPr>
                <w:rFonts w:ascii="Arial" w:eastAsia="MS Mincho" w:hAnsi="Arial"/>
                <w:strike/>
                <w:color w:val="1D4ED8"/>
                <w:sz w:val="16"/>
              </w:rPr>
              <w:t>P40</w:t>
            </w:r>
          </w:p>
        </w:tc>
        <w:tc>
          <w:tcPr>
            <w:tcW w:w="1041" w:type="dxa"/>
          </w:tcPr>
          <w:p w14:paraId="439567AD" w14:textId="77777777" w:rsidR="00382724" w:rsidRDefault="00B37698">
            <w:pPr>
              <w:spacing w:after="0"/>
              <w:jc w:val="center"/>
              <w:rPr>
                <w:rFonts w:eastAsia="MS Mincho"/>
              </w:rPr>
            </w:pPr>
            <w:r>
              <w:rPr>
                <w:rFonts w:ascii="Arial" w:eastAsia="MS Mincho" w:hAnsi="Arial"/>
                <w:strike/>
                <w:color w:val="1D4ED8"/>
                <w:sz w:val="16"/>
              </w:rPr>
              <w:t>2056</w:t>
            </w:r>
          </w:p>
        </w:tc>
        <w:tc>
          <w:tcPr>
            <w:tcW w:w="1040" w:type="dxa"/>
          </w:tcPr>
          <w:p w14:paraId="55B726D2"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E59315C" w14:textId="77777777" w:rsidR="00382724" w:rsidRDefault="00382724">
            <w:pPr>
              <w:spacing w:after="0"/>
              <w:jc w:val="center"/>
              <w:rPr>
                <w:rFonts w:eastAsia="MS Mincho"/>
              </w:rPr>
            </w:pPr>
          </w:p>
        </w:tc>
        <w:tc>
          <w:tcPr>
            <w:tcW w:w="1040" w:type="dxa"/>
          </w:tcPr>
          <w:p w14:paraId="6EC785EA" w14:textId="77777777" w:rsidR="00382724" w:rsidRDefault="00B37698">
            <w:pPr>
              <w:spacing w:after="0"/>
              <w:jc w:val="center"/>
              <w:rPr>
                <w:rFonts w:eastAsia="MS Mincho"/>
              </w:rPr>
            </w:pPr>
            <w:r>
              <w:rPr>
                <w:rFonts w:ascii="Arial" w:eastAsia="MS Mincho" w:hAnsi="Arial"/>
                <w:strike/>
                <w:color w:val="1D4ED8"/>
                <w:sz w:val="16"/>
              </w:rPr>
              <w:t>2271</w:t>
            </w:r>
          </w:p>
        </w:tc>
        <w:tc>
          <w:tcPr>
            <w:tcW w:w="1040" w:type="dxa"/>
          </w:tcPr>
          <w:p w14:paraId="776946A2"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17F6E7E3" w14:textId="77777777">
        <w:tc>
          <w:tcPr>
            <w:tcW w:w="1039" w:type="dxa"/>
          </w:tcPr>
          <w:p w14:paraId="34292F74"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2B0E55CD" w14:textId="77777777" w:rsidR="00382724" w:rsidRDefault="00B37698">
            <w:pPr>
              <w:spacing w:after="0"/>
              <w:jc w:val="center"/>
              <w:rPr>
                <w:rFonts w:eastAsia="MS Mincho"/>
              </w:rPr>
            </w:pPr>
            <w:r>
              <w:rPr>
                <w:rFonts w:ascii="Arial" w:eastAsia="MS Mincho" w:hAnsi="Arial"/>
                <w:strike/>
                <w:color w:val="1D4ED8"/>
                <w:sz w:val="16"/>
              </w:rPr>
              <w:t>F</w:t>
            </w:r>
          </w:p>
        </w:tc>
        <w:tc>
          <w:tcPr>
            <w:tcW w:w="1040" w:type="dxa"/>
          </w:tcPr>
          <w:p w14:paraId="5FFE5916"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3BAC8300" w14:textId="77777777" w:rsidR="00382724" w:rsidRDefault="00B37698">
            <w:pPr>
              <w:spacing w:after="0"/>
              <w:jc w:val="center"/>
              <w:rPr>
                <w:rFonts w:eastAsia="MS Mincho"/>
              </w:rPr>
            </w:pPr>
            <w:r>
              <w:rPr>
                <w:rFonts w:ascii="Arial" w:eastAsia="MS Mincho" w:hAnsi="Arial"/>
                <w:strike/>
                <w:color w:val="1D4ED8"/>
                <w:sz w:val="16"/>
              </w:rPr>
              <w:t>P50</w:t>
            </w:r>
          </w:p>
        </w:tc>
        <w:tc>
          <w:tcPr>
            <w:tcW w:w="1041" w:type="dxa"/>
          </w:tcPr>
          <w:p w14:paraId="642A60F4" w14:textId="77777777" w:rsidR="00382724" w:rsidRDefault="00B37698">
            <w:pPr>
              <w:spacing w:after="0"/>
              <w:jc w:val="center"/>
              <w:rPr>
                <w:rFonts w:eastAsia="MS Mincho"/>
              </w:rPr>
            </w:pPr>
            <w:r>
              <w:rPr>
                <w:rFonts w:ascii="Arial" w:eastAsia="MS Mincho" w:hAnsi="Arial"/>
                <w:strike/>
                <w:color w:val="1D4ED8"/>
                <w:sz w:val="16"/>
              </w:rPr>
              <w:t>2059</w:t>
            </w:r>
          </w:p>
        </w:tc>
        <w:tc>
          <w:tcPr>
            <w:tcW w:w="1040" w:type="dxa"/>
          </w:tcPr>
          <w:p w14:paraId="48D65532"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618F2FDC" w14:textId="77777777" w:rsidR="00382724" w:rsidRDefault="00382724">
            <w:pPr>
              <w:spacing w:after="0"/>
              <w:jc w:val="center"/>
              <w:rPr>
                <w:rFonts w:eastAsia="MS Mincho"/>
              </w:rPr>
            </w:pPr>
          </w:p>
        </w:tc>
        <w:tc>
          <w:tcPr>
            <w:tcW w:w="1040" w:type="dxa"/>
          </w:tcPr>
          <w:p w14:paraId="4D2BFCD0" w14:textId="77777777" w:rsidR="00382724" w:rsidRDefault="00B37698">
            <w:pPr>
              <w:spacing w:after="0"/>
              <w:jc w:val="center"/>
              <w:rPr>
                <w:rFonts w:eastAsia="MS Mincho"/>
              </w:rPr>
            </w:pPr>
            <w:r>
              <w:rPr>
                <w:rFonts w:ascii="Arial" w:eastAsia="MS Mincho" w:hAnsi="Arial"/>
                <w:strike/>
                <w:color w:val="1D4ED8"/>
                <w:sz w:val="16"/>
              </w:rPr>
              <w:t>2274</w:t>
            </w:r>
          </w:p>
        </w:tc>
        <w:tc>
          <w:tcPr>
            <w:tcW w:w="1040" w:type="dxa"/>
          </w:tcPr>
          <w:p w14:paraId="2B8E9500"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0DE0731E" w14:textId="77777777">
        <w:tc>
          <w:tcPr>
            <w:tcW w:w="1039" w:type="dxa"/>
          </w:tcPr>
          <w:p w14:paraId="762A9C7E" w14:textId="77777777" w:rsidR="00382724" w:rsidRDefault="00B37698">
            <w:pPr>
              <w:spacing w:after="0"/>
              <w:jc w:val="center"/>
              <w:rPr>
                <w:rFonts w:eastAsia="MS Mincho"/>
              </w:rPr>
            </w:pPr>
            <w:r>
              <w:rPr>
                <w:rFonts w:ascii="Arial" w:eastAsia="MS Mincho" w:hAnsi="Arial"/>
                <w:strike/>
                <w:color w:val="1D4ED8"/>
                <w:sz w:val="16"/>
              </w:rPr>
              <w:t>2</w:t>
            </w:r>
          </w:p>
        </w:tc>
        <w:tc>
          <w:tcPr>
            <w:tcW w:w="1040" w:type="dxa"/>
          </w:tcPr>
          <w:p w14:paraId="5BC29458" w14:textId="77777777" w:rsidR="00382724" w:rsidRDefault="00B37698">
            <w:pPr>
              <w:spacing w:after="0"/>
              <w:jc w:val="center"/>
              <w:rPr>
                <w:rFonts w:eastAsia="MS Mincho"/>
              </w:rPr>
            </w:pPr>
            <w:r>
              <w:rPr>
                <w:rFonts w:ascii="Arial" w:eastAsia="MS Mincho" w:hAnsi="Arial"/>
                <w:strike/>
                <w:color w:val="1D4ED8"/>
                <w:sz w:val="16"/>
              </w:rPr>
              <w:t>G</w:t>
            </w:r>
          </w:p>
        </w:tc>
        <w:tc>
          <w:tcPr>
            <w:tcW w:w="1040" w:type="dxa"/>
          </w:tcPr>
          <w:p w14:paraId="52C1D680" w14:textId="77777777" w:rsidR="00382724" w:rsidRDefault="00B37698">
            <w:pPr>
              <w:spacing w:after="0"/>
              <w:jc w:val="center"/>
              <w:rPr>
                <w:rFonts w:eastAsia="MS Mincho"/>
              </w:rPr>
            </w:pPr>
            <w:r>
              <w:rPr>
                <w:rFonts w:ascii="Arial" w:eastAsia="MS Mincho" w:hAnsi="Arial"/>
                <w:strike/>
                <w:color w:val="1D4ED8"/>
                <w:sz w:val="16"/>
              </w:rPr>
              <w:t>II</w:t>
            </w:r>
          </w:p>
        </w:tc>
        <w:tc>
          <w:tcPr>
            <w:tcW w:w="1040" w:type="dxa"/>
          </w:tcPr>
          <w:p w14:paraId="714EC0DE" w14:textId="77777777" w:rsidR="00382724" w:rsidRDefault="00B37698">
            <w:pPr>
              <w:spacing w:after="0"/>
              <w:jc w:val="center"/>
              <w:rPr>
                <w:rFonts w:eastAsia="MS Mincho"/>
              </w:rPr>
            </w:pPr>
            <w:r>
              <w:rPr>
                <w:rFonts w:ascii="Arial" w:eastAsia="MS Mincho" w:hAnsi="Arial"/>
                <w:strike/>
                <w:color w:val="1D4ED8"/>
                <w:sz w:val="16"/>
              </w:rPr>
              <w:t>P62</w:t>
            </w:r>
          </w:p>
        </w:tc>
        <w:tc>
          <w:tcPr>
            <w:tcW w:w="1041" w:type="dxa"/>
          </w:tcPr>
          <w:p w14:paraId="7549F2B7" w14:textId="77777777" w:rsidR="00382724" w:rsidRDefault="00B37698">
            <w:pPr>
              <w:spacing w:after="0"/>
              <w:jc w:val="center"/>
              <w:rPr>
                <w:rFonts w:eastAsia="MS Mincho"/>
              </w:rPr>
            </w:pPr>
            <w:r>
              <w:rPr>
                <w:rFonts w:ascii="Arial" w:eastAsia="MS Mincho" w:hAnsi="Arial"/>
                <w:strike/>
                <w:color w:val="1D4ED8"/>
                <w:sz w:val="16"/>
              </w:rPr>
              <w:t>2056</w:t>
            </w:r>
          </w:p>
        </w:tc>
        <w:tc>
          <w:tcPr>
            <w:tcW w:w="1040" w:type="dxa"/>
          </w:tcPr>
          <w:p w14:paraId="30F1503D" w14:textId="77777777" w:rsidR="00382724" w:rsidRDefault="00B37698">
            <w:pPr>
              <w:spacing w:after="0"/>
              <w:jc w:val="center"/>
              <w:rPr>
                <w:rFonts w:eastAsia="MS Mincho"/>
              </w:rPr>
            </w:pPr>
            <w:r>
              <w:rPr>
                <w:rFonts w:ascii="Arial" w:eastAsia="MS Mincho" w:hAnsi="Arial"/>
                <w:strike/>
                <w:color w:val="1D4ED8"/>
                <w:sz w:val="16"/>
              </w:rPr>
              <w:t>215</w:t>
            </w:r>
          </w:p>
        </w:tc>
        <w:tc>
          <w:tcPr>
            <w:tcW w:w="1040" w:type="dxa"/>
          </w:tcPr>
          <w:p w14:paraId="34A01472" w14:textId="77777777" w:rsidR="00382724" w:rsidRDefault="00382724">
            <w:pPr>
              <w:spacing w:after="0"/>
              <w:jc w:val="center"/>
              <w:rPr>
                <w:rFonts w:eastAsia="MS Mincho"/>
              </w:rPr>
            </w:pPr>
          </w:p>
        </w:tc>
        <w:tc>
          <w:tcPr>
            <w:tcW w:w="1040" w:type="dxa"/>
          </w:tcPr>
          <w:p w14:paraId="7C3D1C8C" w14:textId="77777777" w:rsidR="00382724" w:rsidRDefault="00B37698">
            <w:pPr>
              <w:spacing w:after="0"/>
              <w:jc w:val="center"/>
              <w:rPr>
                <w:rFonts w:eastAsia="MS Mincho"/>
              </w:rPr>
            </w:pPr>
            <w:r>
              <w:rPr>
                <w:rFonts w:ascii="Arial" w:eastAsia="MS Mincho" w:hAnsi="Arial"/>
                <w:strike/>
                <w:color w:val="1D4ED8"/>
                <w:sz w:val="16"/>
              </w:rPr>
              <w:t>2271</w:t>
            </w:r>
          </w:p>
        </w:tc>
        <w:tc>
          <w:tcPr>
            <w:tcW w:w="1040" w:type="dxa"/>
          </w:tcPr>
          <w:p w14:paraId="4F7D1D78" w14:textId="77777777" w:rsidR="00382724" w:rsidRDefault="00B37698">
            <w:pPr>
              <w:spacing w:after="0"/>
              <w:jc w:val="center"/>
              <w:rPr>
                <w:rFonts w:eastAsia="MS Mincho"/>
              </w:rPr>
            </w:pPr>
            <w:r>
              <w:rPr>
                <w:rFonts w:ascii="Arial" w:eastAsia="MS Mincho" w:hAnsi="Arial"/>
                <w:strike/>
                <w:color w:val="1D4ED8"/>
                <w:sz w:val="16"/>
              </w:rPr>
              <w:t>1.9%</w:t>
            </w:r>
          </w:p>
        </w:tc>
      </w:tr>
      <w:tr w:rsidR="00382724" w14:paraId="00A105FC" w14:textId="77777777">
        <w:tc>
          <w:tcPr>
            <w:tcW w:w="1039" w:type="dxa"/>
          </w:tcPr>
          <w:p w14:paraId="76ACF64D" w14:textId="77777777" w:rsidR="00382724" w:rsidRDefault="00B37698">
            <w:pPr>
              <w:spacing w:after="0"/>
              <w:jc w:val="center"/>
              <w:rPr>
                <w:rFonts w:eastAsia="MS Mincho"/>
              </w:rPr>
            </w:pPr>
            <w:r>
              <w:rPr>
                <w:rFonts w:ascii="Arial" w:eastAsia="MS Mincho" w:hAnsi="Arial"/>
                <w:b/>
                <w:strike/>
                <w:color w:val="1D4ED8"/>
                <w:sz w:val="16"/>
              </w:rPr>
              <w:t>Totals</w:t>
            </w:r>
          </w:p>
        </w:tc>
        <w:tc>
          <w:tcPr>
            <w:tcW w:w="1040" w:type="dxa"/>
          </w:tcPr>
          <w:p w14:paraId="6471CED9" w14:textId="77777777" w:rsidR="00382724" w:rsidRDefault="00382724">
            <w:pPr>
              <w:spacing w:after="0"/>
              <w:jc w:val="center"/>
              <w:rPr>
                <w:rFonts w:eastAsia="MS Mincho"/>
              </w:rPr>
            </w:pPr>
          </w:p>
        </w:tc>
        <w:tc>
          <w:tcPr>
            <w:tcW w:w="1040" w:type="dxa"/>
          </w:tcPr>
          <w:p w14:paraId="7D1943CE" w14:textId="77777777" w:rsidR="00382724" w:rsidRDefault="00382724">
            <w:pPr>
              <w:spacing w:after="0"/>
              <w:jc w:val="center"/>
              <w:rPr>
                <w:rFonts w:eastAsia="MS Mincho"/>
              </w:rPr>
            </w:pPr>
          </w:p>
        </w:tc>
        <w:tc>
          <w:tcPr>
            <w:tcW w:w="1040" w:type="dxa"/>
          </w:tcPr>
          <w:p w14:paraId="4D4B2208" w14:textId="77777777" w:rsidR="00382724" w:rsidRDefault="00382724">
            <w:pPr>
              <w:spacing w:after="0"/>
              <w:jc w:val="center"/>
              <w:rPr>
                <w:rFonts w:eastAsia="MS Mincho"/>
              </w:rPr>
            </w:pPr>
          </w:p>
        </w:tc>
        <w:tc>
          <w:tcPr>
            <w:tcW w:w="1041" w:type="dxa"/>
          </w:tcPr>
          <w:p w14:paraId="566571D5" w14:textId="77777777" w:rsidR="00382724" w:rsidRDefault="00382724">
            <w:pPr>
              <w:spacing w:after="0"/>
              <w:jc w:val="center"/>
              <w:rPr>
                <w:rFonts w:eastAsia="MS Mincho"/>
              </w:rPr>
            </w:pPr>
          </w:p>
        </w:tc>
        <w:tc>
          <w:tcPr>
            <w:tcW w:w="1040" w:type="dxa"/>
          </w:tcPr>
          <w:p w14:paraId="0CCCEBEC" w14:textId="77777777" w:rsidR="00382724" w:rsidRDefault="00382724">
            <w:pPr>
              <w:spacing w:after="0"/>
              <w:jc w:val="center"/>
              <w:rPr>
                <w:rFonts w:eastAsia="MS Mincho"/>
              </w:rPr>
            </w:pPr>
          </w:p>
        </w:tc>
        <w:tc>
          <w:tcPr>
            <w:tcW w:w="1040" w:type="dxa"/>
          </w:tcPr>
          <w:p w14:paraId="2C8373A9" w14:textId="77777777" w:rsidR="00382724" w:rsidRDefault="00382724">
            <w:pPr>
              <w:spacing w:after="0"/>
              <w:jc w:val="center"/>
              <w:rPr>
                <w:rFonts w:eastAsia="MS Mincho"/>
              </w:rPr>
            </w:pPr>
          </w:p>
        </w:tc>
        <w:tc>
          <w:tcPr>
            <w:tcW w:w="1040" w:type="dxa"/>
          </w:tcPr>
          <w:p w14:paraId="49F8D357" w14:textId="77777777" w:rsidR="00382724" w:rsidRDefault="00382724">
            <w:pPr>
              <w:spacing w:after="0"/>
              <w:jc w:val="center"/>
              <w:rPr>
                <w:rFonts w:eastAsia="MS Mincho"/>
              </w:rPr>
            </w:pPr>
          </w:p>
        </w:tc>
        <w:tc>
          <w:tcPr>
            <w:tcW w:w="1040" w:type="dxa"/>
          </w:tcPr>
          <w:p w14:paraId="69D08C3E" w14:textId="77777777" w:rsidR="00382724" w:rsidRDefault="00B37698">
            <w:pPr>
              <w:spacing w:after="0"/>
              <w:jc w:val="center"/>
              <w:rPr>
                <w:rFonts w:eastAsia="MS Mincho"/>
              </w:rPr>
            </w:pPr>
            <w:r>
              <w:rPr>
                <w:rFonts w:ascii="Arial" w:eastAsia="MS Mincho" w:hAnsi="Arial"/>
                <w:strike/>
                <w:color w:val="1D4ED8"/>
                <w:sz w:val="16"/>
              </w:rPr>
              <w:t>100.0%</w:t>
            </w:r>
          </w:p>
        </w:tc>
      </w:tr>
    </w:tbl>
    <w:p w14:paraId="3C6F57C2" w14:textId="77777777" w:rsidR="00382724" w:rsidRDefault="00382724">
      <w:pPr>
        <w:jc w:val="both"/>
      </w:pPr>
    </w:p>
    <w:p w14:paraId="168684B2" w14:textId="77777777" w:rsidR="00382724" w:rsidRDefault="00B37698">
      <w:pPr>
        <w:keepNext/>
      </w:pPr>
      <w:r>
        <w:rPr>
          <w:b/>
          <w:color w:val="475569"/>
          <w:sz w:val="20"/>
        </w:rPr>
        <w:t>Added — Exhibit C substituted by the First Amendment (2001):</w:t>
      </w:r>
    </w:p>
    <w:tbl>
      <w:tblPr>
        <w:tblStyle w:val="TableGrid"/>
        <w:tblW w:w="9360" w:type="dxa"/>
        <w:tblLayout w:type="fixed"/>
        <w:tblLook w:val="04A0" w:firstRow="1" w:lastRow="0" w:firstColumn="1" w:lastColumn="0" w:noHBand="0" w:noVBand="1"/>
      </w:tblPr>
      <w:tblGrid>
        <w:gridCol w:w="1039"/>
        <w:gridCol w:w="1040"/>
        <w:gridCol w:w="1040"/>
        <w:gridCol w:w="1040"/>
        <w:gridCol w:w="1041"/>
        <w:gridCol w:w="1040"/>
        <w:gridCol w:w="1040"/>
        <w:gridCol w:w="1040"/>
        <w:gridCol w:w="1040"/>
      </w:tblGrid>
      <w:tr w:rsidR="00382724" w14:paraId="7A3F8B83" w14:textId="77777777">
        <w:tc>
          <w:tcPr>
            <w:tcW w:w="1039" w:type="dxa"/>
          </w:tcPr>
          <w:p w14:paraId="419D7017" w14:textId="77777777" w:rsidR="00382724" w:rsidRDefault="00B37698">
            <w:pPr>
              <w:spacing w:after="0"/>
              <w:jc w:val="center"/>
              <w:rPr>
                <w:rFonts w:eastAsia="MS Mincho"/>
              </w:rPr>
            </w:pPr>
            <w:r>
              <w:rPr>
                <w:rFonts w:ascii="Arial" w:eastAsia="MS Mincho" w:hAnsi="Arial"/>
                <w:b/>
                <w:color w:val="1D4ED8"/>
                <w:sz w:val="16"/>
                <w:u w:val="single"/>
              </w:rPr>
              <w:t>Apt. No.</w:t>
            </w:r>
          </w:p>
        </w:tc>
        <w:tc>
          <w:tcPr>
            <w:tcW w:w="1040" w:type="dxa"/>
          </w:tcPr>
          <w:p w14:paraId="4FE1EA83" w14:textId="77777777" w:rsidR="00382724" w:rsidRDefault="00B37698">
            <w:pPr>
              <w:spacing w:after="0"/>
              <w:jc w:val="center"/>
              <w:rPr>
                <w:rFonts w:eastAsia="MS Mincho"/>
              </w:rPr>
            </w:pPr>
            <w:r>
              <w:rPr>
                <w:rFonts w:ascii="Arial" w:eastAsia="MS Mincho" w:hAnsi="Arial"/>
                <w:b/>
                <w:color w:val="1D4ED8"/>
                <w:sz w:val="16"/>
                <w:u w:val="single"/>
              </w:rPr>
              <w:t>Apt. Type</w:t>
            </w:r>
          </w:p>
        </w:tc>
        <w:tc>
          <w:tcPr>
            <w:tcW w:w="1040" w:type="dxa"/>
          </w:tcPr>
          <w:p w14:paraId="28EE7A5C" w14:textId="77777777" w:rsidR="00382724" w:rsidRDefault="00B37698">
            <w:pPr>
              <w:spacing w:after="0"/>
              <w:jc w:val="center"/>
              <w:rPr>
                <w:rFonts w:eastAsia="MS Mincho"/>
              </w:rPr>
            </w:pPr>
            <w:r>
              <w:rPr>
                <w:rFonts w:ascii="Arial" w:eastAsia="MS Mincho" w:hAnsi="Arial"/>
                <w:b/>
                <w:color w:val="1D4ED8"/>
                <w:sz w:val="16"/>
                <w:u w:val="single"/>
              </w:rPr>
              <w:t>Bldg. Type</w:t>
            </w:r>
          </w:p>
        </w:tc>
        <w:tc>
          <w:tcPr>
            <w:tcW w:w="1040" w:type="dxa"/>
          </w:tcPr>
          <w:p w14:paraId="5FD8DBEF" w14:textId="77777777" w:rsidR="00382724" w:rsidRDefault="00B37698">
            <w:pPr>
              <w:spacing w:after="0"/>
              <w:jc w:val="center"/>
              <w:rPr>
                <w:rFonts w:eastAsia="MS Mincho"/>
              </w:rPr>
            </w:pPr>
            <w:r>
              <w:rPr>
                <w:rFonts w:ascii="Arial" w:eastAsia="MS Mincho" w:hAnsi="Arial"/>
                <w:b/>
                <w:color w:val="1D4ED8"/>
                <w:sz w:val="16"/>
                <w:u w:val="single"/>
              </w:rPr>
              <w:t>Assigned Covered Parking Stall No.</w:t>
            </w:r>
          </w:p>
        </w:tc>
        <w:tc>
          <w:tcPr>
            <w:tcW w:w="1041" w:type="dxa"/>
          </w:tcPr>
          <w:p w14:paraId="1D7A48BA" w14:textId="77777777" w:rsidR="00382724" w:rsidRDefault="00B37698">
            <w:pPr>
              <w:spacing w:after="0"/>
              <w:jc w:val="center"/>
              <w:rPr>
                <w:rFonts w:eastAsia="MS Mincho"/>
              </w:rPr>
            </w:pPr>
            <w:r>
              <w:rPr>
                <w:rFonts w:ascii="Arial" w:eastAsia="MS Mincho" w:hAnsi="Arial"/>
                <w:b/>
                <w:color w:val="1D4ED8"/>
                <w:sz w:val="16"/>
                <w:u w:val="single"/>
              </w:rPr>
              <w:t>Net Living Floor Area</w:t>
            </w:r>
          </w:p>
        </w:tc>
        <w:tc>
          <w:tcPr>
            <w:tcW w:w="1040" w:type="dxa"/>
          </w:tcPr>
          <w:p w14:paraId="7744C66F" w14:textId="77777777" w:rsidR="00382724" w:rsidRDefault="00B37698">
            <w:pPr>
              <w:spacing w:after="0"/>
              <w:jc w:val="center"/>
              <w:rPr>
                <w:rFonts w:eastAsia="MS Mincho"/>
              </w:rPr>
            </w:pPr>
            <w:r>
              <w:rPr>
                <w:rFonts w:ascii="Arial" w:eastAsia="MS Mincho" w:hAnsi="Arial"/>
                <w:b/>
                <w:color w:val="1D4ED8"/>
                <w:sz w:val="16"/>
                <w:u w:val="single"/>
              </w:rPr>
              <w:t>Covered Lanai Area</w:t>
            </w:r>
          </w:p>
        </w:tc>
        <w:tc>
          <w:tcPr>
            <w:tcW w:w="1040" w:type="dxa"/>
          </w:tcPr>
          <w:p w14:paraId="247D7960" w14:textId="77777777" w:rsidR="00382724" w:rsidRDefault="00B37698">
            <w:pPr>
              <w:spacing w:after="0"/>
              <w:jc w:val="center"/>
              <w:rPr>
                <w:rFonts w:eastAsia="MS Mincho"/>
              </w:rPr>
            </w:pPr>
            <w:r>
              <w:rPr>
                <w:rFonts w:ascii="Arial" w:eastAsia="MS Mincho" w:hAnsi="Arial"/>
                <w:b/>
                <w:color w:val="1D4ED8"/>
                <w:sz w:val="16"/>
                <w:u w:val="single"/>
              </w:rPr>
              <w:t>Loft Area</w:t>
            </w:r>
          </w:p>
        </w:tc>
        <w:tc>
          <w:tcPr>
            <w:tcW w:w="1040" w:type="dxa"/>
          </w:tcPr>
          <w:p w14:paraId="7CA624D3" w14:textId="77777777" w:rsidR="00382724" w:rsidRDefault="00B37698">
            <w:pPr>
              <w:spacing w:after="0"/>
              <w:jc w:val="center"/>
              <w:rPr>
                <w:rFonts w:eastAsia="MS Mincho"/>
              </w:rPr>
            </w:pPr>
            <w:r>
              <w:rPr>
                <w:rFonts w:ascii="Arial" w:eastAsia="MS Mincho" w:hAnsi="Arial"/>
                <w:b/>
                <w:color w:val="1D4ED8"/>
                <w:sz w:val="16"/>
                <w:u w:val="single"/>
              </w:rPr>
              <w:t>Total Area</w:t>
            </w:r>
          </w:p>
        </w:tc>
        <w:tc>
          <w:tcPr>
            <w:tcW w:w="1040" w:type="dxa"/>
          </w:tcPr>
          <w:p w14:paraId="0CDFA166" w14:textId="77777777" w:rsidR="00382724" w:rsidRDefault="00B37698">
            <w:pPr>
              <w:spacing w:after="0"/>
              <w:jc w:val="center"/>
              <w:rPr>
                <w:rFonts w:eastAsia="MS Mincho"/>
              </w:rPr>
            </w:pPr>
            <w:r>
              <w:rPr>
                <w:rFonts w:ascii="Arial" w:eastAsia="MS Mincho" w:hAnsi="Arial"/>
                <w:b/>
                <w:color w:val="1D4ED8"/>
                <w:sz w:val="16"/>
                <w:u w:val="single"/>
              </w:rPr>
              <w:t>Common Interest</w:t>
            </w:r>
          </w:p>
        </w:tc>
      </w:tr>
      <w:tr w:rsidR="00382724" w14:paraId="6E81AB6C" w14:textId="77777777">
        <w:tc>
          <w:tcPr>
            <w:tcW w:w="1039" w:type="dxa"/>
          </w:tcPr>
          <w:p w14:paraId="72D8090A" w14:textId="77777777" w:rsidR="00382724" w:rsidRDefault="00B37698">
            <w:pPr>
              <w:spacing w:after="0"/>
              <w:jc w:val="center"/>
              <w:rPr>
                <w:rFonts w:eastAsia="MS Mincho"/>
              </w:rPr>
            </w:pPr>
            <w:r>
              <w:rPr>
                <w:rFonts w:ascii="Arial" w:eastAsia="MS Mincho" w:hAnsi="Arial"/>
                <w:color w:val="1D4ED8"/>
                <w:sz w:val="16"/>
              </w:rPr>
              <w:t>A-301</w:t>
            </w:r>
          </w:p>
        </w:tc>
        <w:tc>
          <w:tcPr>
            <w:tcW w:w="1040" w:type="dxa"/>
          </w:tcPr>
          <w:p w14:paraId="64DFA690"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7305CBBC"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065DAF1" w14:textId="77777777" w:rsidR="00382724" w:rsidRDefault="00B37698">
            <w:pPr>
              <w:spacing w:after="0"/>
              <w:jc w:val="center"/>
              <w:rPr>
                <w:rFonts w:eastAsia="MS Mincho"/>
              </w:rPr>
            </w:pPr>
            <w:r>
              <w:rPr>
                <w:rFonts w:ascii="Arial" w:eastAsia="MS Mincho" w:hAnsi="Arial"/>
                <w:color w:val="1D4ED8"/>
                <w:sz w:val="16"/>
              </w:rPr>
              <w:t>P09</w:t>
            </w:r>
          </w:p>
        </w:tc>
        <w:tc>
          <w:tcPr>
            <w:tcW w:w="1041" w:type="dxa"/>
          </w:tcPr>
          <w:p w14:paraId="1E8D1BE8"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26744A48"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6526C12"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3308C60E"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2A2E6EB" w14:textId="77777777" w:rsidR="00382724" w:rsidRDefault="00B37698">
            <w:pPr>
              <w:spacing w:after="0"/>
              <w:jc w:val="center"/>
              <w:rPr>
                <w:rFonts w:eastAsia="MS Mincho"/>
              </w:rPr>
            </w:pPr>
            <w:r>
              <w:rPr>
                <w:rFonts w:ascii="Arial" w:eastAsia="MS Mincho" w:hAnsi="Arial"/>
                <w:color w:val="1D4ED8"/>
                <w:sz w:val="16"/>
              </w:rPr>
              <w:t>3.0%</w:t>
            </w:r>
          </w:p>
        </w:tc>
      </w:tr>
      <w:tr w:rsidR="00382724" w14:paraId="7BE6A15C" w14:textId="77777777">
        <w:tc>
          <w:tcPr>
            <w:tcW w:w="1039" w:type="dxa"/>
          </w:tcPr>
          <w:p w14:paraId="7F9A375B" w14:textId="77777777" w:rsidR="00382724" w:rsidRDefault="00B37698">
            <w:pPr>
              <w:spacing w:after="0"/>
              <w:jc w:val="center"/>
              <w:rPr>
                <w:rFonts w:eastAsia="MS Mincho"/>
              </w:rPr>
            </w:pPr>
            <w:r>
              <w:rPr>
                <w:rFonts w:ascii="Arial" w:eastAsia="MS Mincho" w:hAnsi="Arial"/>
                <w:color w:val="1D4ED8"/>
                <w:sz w:val="16"/>
              </w:rPr>
              <w:t>A-302</w:t>
            </w:r>
          </w:p>
        </w:tc>
        <w:tc>
          <w:tcPr>
            <w:tcW w:w="1040" w:type="dxa"/>
          </w:tcPr>
          <w:p w14:paraId="5A4A9844"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7AC04C6E"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3E410F19" w14:textId="77777777" w:rsidR="00382724" w:rsidRDefault="00B37698">
            <w:pPr>
              <w:spacing w:after="0"/>
              <w:jc w:val="center"/>
              <w:rPr>
                <w:rFonts w:eastAsia="MS Mincho"/>
              </w:rPr>
            </w:pPr>
            <w:r>
              <w:rPr>
                <w:rFonts w:ascii="Arial" w:eastAsia="MS Mincho" w:hAnsi="Arial"/>
                <w:color w:val="1D4ED8"/>
                <w:sz w:val="16"/>
              </w:rPr>
              <w:t>P10</w:t>
            </w:r>
          </w:p>
        </w:tc>
        <w:tc>
          <w:tcPr>
            <w:tcW w:w="1041" w:type="dxa"/>
          </w:tcPr>
          <w:p w14:paraId="60ED04BA"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FDB3AD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86C6FAB"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1304C3D2"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38D91AD1" w14:textId="77777777" w:rsidR="00382724" w:rsidRDefault="00B37698">
            <w:pPr>
              <w:spacing w:after="0"/>
              <w:jc w:val="center"/>
              <w:rPr>
                <w:rFonts w:eastAsia="MS Mincho"/>
              </w:rPr>
            </w:pPr>
            <w:r>
              <w:rPr>
                <w:rFonts w:ascii="Arial" w:eastAsia="MS Mincho" w:hAnsi="Arial"/>
                <w:color w:val="1D4ED8"/>
                <w:sz w:val="16"/>
              </w:rPr>
              <w:t>3.0%</w:t>
            </w:r>
          </w:p>
        </w:tc>
      </w:tr>
      <w:tr w:rsidR="00382724" w14:paraId="45425BE6" w14:textId="77777777">
        <w:tc>
          <w:tcPr>
            <w:tcW w:w="1039" w:type="dxa"/>
          </w:tcPr>
          <w:p w14:paraId="59C933AB" w14:textId="77777777" w:rsidR="00382724" w:rsidRDefault="00B37698">
            <w:pPr>
              <w:spacing w:after="0"/>
              <w:jc w:val="center"/>
              <w:rPr>
                <w:rFonts w:eastAsia="MS Mincho"/>
              </w:rPr>
            </w:pPr>
            <w:r>
              <w:rPr>
                <w:rFonts w:ascii="Arial" w:eastAsia="MS Mincho" w:hAnsi="Arial"/>
                <w:color w:val="1D4ED8"/>
                <w:sz w:val="16"/>
              </w:rPr>
              <w:t>B-401</w:t>
            </w:r>
          </w:p>
        </w:tc>
        <w:tc>
          <w:tcPr>
            <w:tcW w:w="1040" w:type="dxa"/>
          </w:tcPr>
          <w:p w14:paraId="16CFFAAB"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43D039E7"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64A2D35" w14:textId="77777777" w:rsidR="00382724" w:rsidRDefault="00B37698">
            <w:pPr>
              <w:spacing w:after="0"/>
              <w:jc w:val="center"/>
              <w:rPr>
                <w:rFonts w:eastAsia="MS Mincho"/>
              </w:rPr>
            </w:pPr>
            <w:r>
              <w:rPr>
                <w:rFonts w:ascii="Arial" w:eastAsia="MS Mincho" w:hAnsi="Arial"/>
                <w:color w:val="1D4ED8"/>
                <w:sz w:val="16"/>
              </w:rPr>
              <w:t>P15</w:t>
            </w:r>
          </w:p>
        </w:tc>
        <w:tc>
          <w:tcPr>
            <w:tcW w:w="1041" w:type="dxa"/>
          </w:tcPr>
          <w:p w14:paraId="06B51F60"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6D81668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8478C9C"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0BE9F373"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292D2DCA" w14:textId="77777777" w:rsidR="00382724" w:rsidRDefault="00B37698">
            <w:pPr>
              <w:spacing w:after="0"/>
              <w:jc w:val="center"/>
              <w:rPr>
                <w:rFonts w:eastAsia="MS Mincho"/>
              </w:rPr>
            </w:pPr>
            <w:r>
              <w:rPr>
                <w:rFonts w:ascii="Arial" w:eastAsia="MS Mincho" w:hAnsi="Arial"/>
                <w:color w:val="1D4ED8"/>
                <w:sz w:val="16"/>
              </w:rPr>
              <w:t>3.0%</w:t>
            </w:r>
          </w:p>
        </w:tc>
      </w:tr>
      <w:tr w:rsidR="00382724" w14:paraId="0EED8F2E" w14:textId="77777777">
        <w:tc>
          <w:tcPr>
            <w:tcW w:w="1039" w:type="dxa"/>
          </w:tcPr>
          <w:p w14:paraId="1DCC6544" w14:textId="77777777" w:rsidR="00382724" w:rsidRDefault="00B37698">
            <w:pPr>
              <w:spacing w:after="0"/>
              <w:jc w:val="center"/>
              <w:rPr>
                <w:rFonts w:eastAsia="MS Mincho"/>
              </w:rPr>
            </w:pPr>
            <w:r>
              <w:rPr>
                <w:rFonts w:ascii="Arial" w:eastAsia="MS Mincho" w:hAnsi="Arial"/>
                <w:color w:val="1D4ED8"/>
                <w:sz w:val="16"/>
              </w:rPr>
              <w:t>C-401</w:t>
            </w:r>
          </w:p>
        </w:tc>
        <w:tc>
          <w:tcPr>
            <w:tcW w:w="1040" w:type="dxa"/>
          </w:tcPr>
          <w:p w14:paraId="4555ABF5"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02B2B012"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1C1962C1" w14:textId="77777777" w:rsidR="00382724" w:rsidRDefault="00B37698">
            <w:pPr>
              <w:spacing w:after="0"/>
              <w:jc w:val="center"/>
              <w:rPr>
                <w:rFonts w:eastAsia="MS Mincho"/>
              </w:rPr>
            </w:pPr>
            <w:r>
              <w:rPr>
                <w:rFonts w:ascii="Arial" w:eastAsia="MS Mincho" w:hAnsi="Arial"/>
                <w:color w:val="1D4ED8"/>
                <w:sz w:val="16"/>
              </w:rPr>
              <w:t>P31</w:t>
            </w:r>
          </w:p>
        </w:tc>
        <w:tc>
          <w:tcPr>
            <w:tcW w:w="1041" w:type="dxa"/>
          </w:tcPr>
          <w:p w14:paraId="14EE5325"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15F8726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74AC471"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0A5F2521"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F20230C" w14:textId="77777777" w:rsidR="00382724" w:rsidRDefault="00B37698">
            <w:pPr>
              <w:spacing w:after="0"/>
              <w:jc w:val="center"/>
              <w:rPr>
                <w:rFonts w:eastAsia="MS Mincho"/>
              </w:rPr>
            </w:pPr>
            <w:r>
              <w:rPr>
                <w:rFonts w:ascii="Arial" w:eastAsia="MS Mincho" w:hAnsi="Arial"/>
                <w:color w:val="1D4ED8"/>
                <w:sz w:val="16"/>
              </w:rPr>
              <w:t>3.0%</w:t>
            </w:r>
          </w:p>
        </w:tc>
      </w:tr>
      <w:tr w:rsidR="00382724" w14:paraId="07D70E36" w14:textId="77777777">
        <w:tc>
          <w:tcPr>
            <w:tcW w:w="1039" w:type="dxa"/>
          </w:tcPr>
          <w:p w14:paraId="4A9A8917" w14:textId="77777777" w:rsidR="00382724" w:rsidRDefault="00B37698">
            <w:pPr>
              <w:spacing w:after="0"/>
              <w:jc w:val="center"/>
              <w:rPr>
                <w:rFonts w:eastAsia="MS Mincho"/>
              </w:rPr>
            </w:pPr>
            <w:r>
              <w:rPr>
                <w:rFonts w:ascii="Arial" w:eastAsia="MS Mincho" w:hAnsi="Arial"/>
                <w:color w:val="1D4ED8"/>
                <w:sz w:val="16"/>
              </w:rPr>
              <w:t>D-301</w:t>
            </w:r>
          </w:p>
        </w:tc>
        <w:tc>
          <w:tcPr>
            <w:tcW w:w="1040" w:type="dxa"/>
          </w:tcPr>
          <w:p w14:paraId="258A05BB"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3B0AB0A0"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426ADDD" w14:textId="77777777" w:rsidR="00382724" w:rsidRDefault="00B37698">
            <w:pPr>
              <w:spacing w:after="0"/>
              <w:jc w:val="center"/>
              <w:rPr>
                <w:rFonts w:eastAsia="MS Mincho"/>
              </w:rPr>
            </w:pPr>
            <w:r>
              <w:rPr>
                <w:rFonts w:ascii="Arial" w:eastAsia="MS Mincho" w:hAnsi="Arial"/>
                <w:color w:val="1D4ED8"/>
                <w:sz w:val="16"/>
              </w:rPr>
              <w:t>P45</w:t>
            </w:r>
          </w:p>
        </w:tc>
        <w:tc>
          <w:tcPr>
            <w:tcW w:w="1041" w:type="dxa"/>
          </w:tcPr>
          <w:p w14:paraId="7AE8B28D"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C16BF1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FAC9BC3"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3BE03E3D"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24C07F0E" w14:textId="77777777" w:rsidR="00382724" w:rsidRDefault="00B37698">
            <w:pPr>
              <w:spacing w:after="0"/>
              <w:jc w:val="center"/>
              <w:rPr>
                <w:rFonts w:eastAsia="MS Mincho"/>
              </w:rPr>
            </w:pPr>
            <w:r>
              <w:rPr>
                <w:rFonts w:ascii="Arial" w:eastAsia="MS Mincho" w:hAnsi="Arial"/>
                <w:color w:val="1D4ED8"/>
                <w:sz w:val="16"/>
              </w:rPr>
              <w:t>3.0%</w:t>
            </w:r>
          </w:p>
        </w:tc>
      </w:tr>
      <w:tr w:rsidR="00382724" w14:paraId="5600DA4D" w14:textId="77777777">
        <w:tc>
          <w:tcPr>
            <w:tcW w:w="1039" w:type="dxa"/>
          </w:tcPr>
          <w:p w14:paraId="6048E417" w14:textId="77777777" w:rsidR="00382724" w:rsidRDefault="00B37698">
            <w:pPr>
              <w:spacing w:after="0"/>
              <w:jc w:val="center"/>
              <w:rPr>
                <w:rFonts w:eastAsia="MS Mincho"/>
              </w:rPr>
            </w:pPr>
            <w:r>
              <w:rPr>
                <w:rFonts w:ascii="Arial" w:eastAsia="MS Mincho" w:hAnsi="Arial"/>
                <w:color w:val="1D4ED8"/>
                <w:sz w:val="16"/>
              </w:rPr>
              <w:t>E-301</w:t>
            </w:r>
          </w:p>
        </w:tc>
        <w:tc>
          <w:tcPr>
            <w:tcW w:w="1040" w:type="dxa"/>
          </w:tcPr>
          <w:p w14:paraId="67632237"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61248C58"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228E92E" w14:textId="77777777" w:rsidR="00382724" w:rsidRDefault="00B37698">
            <w:pPr>
              <w:spacing w:after="0"/>
              <w:jc w:val="center"/>
              <w:rPr>
                <w:rFonts w:eastAsia="MS Mincho"/>
              </w:rPr>
            </w:pPr>
            <w:r>
              <w:rPr>
                <w:rFonts w:ascii="Arial" w:eastAsia="MS Mincho" w:hAnsi="Arial"/>
                <w:color w:val="1D4ED8"/>
                <w:sz w:val="16"/>
              </w:rPr>
              <w:t>P57</w:t>
            </w:r>
          </w:p>
        </w:tc>
        <w:tc>
          <w:tcPr>
            <w:tcW w:w="1041" w:type="dxa"/>
          </w:tcPr>
          <w:p w14:paraId="0686620E"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6C6C6C7B"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68A89C5"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BD4115F"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1AB5C4D" w14:textId="77777777" w:rsidR="00382724" w:rsidRDefault="00B37698">
            <w:pPr>
              <w:spacing w:after="0"/>
              <w:jc w:val="center"/>
              <w:rPr>
                <w:rFonts w:eastAsia="MS Mincho"/>
              </w:rPr>
            </w:pPr>
            <w:r>
              <w:rPr>
                <w:rFonts w:ascii="Arial" w:eastAsia="MS Mincho" w:hAnsi="Arial"/>
                <w:color w:val="1D4ED8"/>
                <w:sz w:val="16"/>
              </w:rPr>
              <w:t>3.0%</w:t>
            </w:r>
          </w:p>
        </w:tc>
      </w:tr>
      <w:tr w:rsidR="00382724" w14:paraId="36975025" w14:textId="77777777">
        <w:tc>
          <w:tcPr>
            <w:tcW w:w="1039" w:type="dxa"/>
          </w:tcPr>
          <w:p w14:paraId="79C39E33" w14:textId="77777777" w:rsidR="00382724" w:rsidRDefault="00B37698">
            <w:pPr>
              <w:spacing w:after="0"/>
              <w:jc w:val="center"/>
              <w:rPr>
                <w:rFonts w:eastAsia="MS Mincho"/>
              </w:rPr>
            </w:pPr>
            <w:r>
              <w:rPr>
                <w:rFonts w:ascii="Arial" w:eastAsia="MS Mincho" w:hAnsi="Arial"/>
                <w:color w:val="1D4ED8"/>
                <w:sz w:val="16"/>
              </w:rPr>
              <w:t>F-301</w:t>
            </w:r>
          </w:p>
        </w:tc>
        <w:tc>
          <w:tcPr>
            <w:tcW w:w="1040" w:type="dxa"/>
          </w:tcPr>
          <w:p w14:paraId="60990FC0"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6AFE1117"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FE27F1D" w14:textId="77777777" w:rsidR="00382724" w:rsidRDefault="00B37698">
            <w:pPr>
              <w:spacing w:after="0"/>
              <w:jc w:val="center"/>
              <w:rPr>
                <w:rFonts w:eastAsia="MS Mincho"/>
              </w:rPr>
            </w:pPr>
            <w:r>
              <w:rPr>
                <w:rFonts w:ascii="Arial" w:eastAsia="MS Mincho" w:hAnsi="Arial"/>
                <w:color w:val="1D4ED8"/>
                <w:sz w:val="16"/>
              </w:rPr>
              <w:t>P73</w:t>
            </w:r>
          </w:p>
        </w:tc>
        <w:tc>
          <w:tcPr>
            <w:tcW w:w="1041" w:type="dxa"/>
          </w:tcPr>
          <w:p w14:paraId="1F335AC5"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102E0C3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1983D60"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8777513"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79D334A3" w14:textId="77777777" w:rsidR="00382724" w:rsidRDefault="00B37698">
            <w:pPr>
              <w:spacing w:after="0"/>
              <w:jc w:val="center"/>
              <w:rPr>
                <w:rFonts w:eastAsia="MS Mincho"/>
              </w:rPr>
            </w:pPr>
            <w:r>
              <w:rPr>
                <w:rFonts w:ascii="Arial" w:eastAsia="MS Mincho" w:hAnsi="Arial"/>
                <w:color w:val="1D4ED8"/>
                <w:sz w:val="16"/>
              </w:rPr>
              <w:t>3.0%</w:t>
            </w:r>
          </w:p>
        </w:tc>
      </w:tr>
      <w:tr w:rsidR="00382724" w14:paraId="5FE7B0B9" w14:textId="77777777">
        <w:tc>
          <w:tcPr>
            <w:tcW w:w="1039" w:type="dxa"/>
          </w:tcPr>
          <w:p w14:paraId="65EA69E4" w14:textId="77777777" w:rsidR="00382724" w:rsidRDefault="00B37698">
            <w:pPr>
              <w:spacing w:after="0"/>
              <w:jc w:val="center"/>
              <w:rPr>
                <w:rFonts w:eastAsia="MS Mincho"/>
              </w:rPr>
            </w:pPr>
            <w:r>
              <w:rPr>
                <w:rFonts w:ascii="Arial" w:eastAsia="MS Mincho" w:hAnsi="Arial"/>
                <w:color w:val="1D4ED8"/>
                <w:sz w:val="16"/>
              </w:rPr>
              <w:t>F-302</w:t>
            </w:r>
          </w:p>
        </w:tc>
        <w:tc>
          <w:tcPr>
            <w:tcW w:w="1040" w:type="dxa"/>
          </w:tcPr>
          <w:p w14:paraId="6CED307C"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6269EB06"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146A2744" w14:textId="77777777" w:rsidR="00382724" w:rsidRDefault="00B37698">
            <w:pPr>
              <w:spacing w:after="0"/>
              <w:jc w:val="center"/>
              <w:rPr>
                <w:rFonts w:eastAsia="MS Mincho"/>
              </w:rPr>
            </w:pPr>
            <w:r>
              <w:rPr>
                <w:rFonts w:ascii="Arial" w:eastAsia="MS Mincho" w:hAnsi="Arial"/>
                <w:color w:val="1D4ED8"/>
                <w:sz w:val="16"/>
              </w:rPr>
              <w:t>P74</w:t>
            </w:r>
          </w:p>
        </w:tc>
        <w:tc>
          <w:tcPr>
            <w:tcW w:w="1041" w:type="dxa"/>
          </w:tcPr>
          <w:p w14:paraId="47710643"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560A18C6"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C653500"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31AF2F5F"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28B91858" w14:textId="77777777" w:rsidR="00382724" w:rsidRDefault="00B37698">
            <w:pPr>
              <w:spacing w:after="0"/>
              <w:jc w:val="center"/>
              <w:rPr>
                <w:rFonts w:eastAsia="MS Mincho"/>
              </w:rPr>
            </w:pPr>
            <w:r>
              <w:rPr>
                <w:rFonts w:ascii="Arial" w:eastAsia="MS Mincho" w:hAnsi="Arial"/>
                <w:color w:val="1D4ED8"/>
                <w:sz w:val="16"/>
              </w:rPr>
              <w:t>3.0%</w:t>
            </w:r>
          </w:p>
        </w:tc>
      </w:tr>
      <w:tr w:rsidR="00382724" w14:paraId="51D8E035" w14:textId="77777777">
        <w:tc>
          <w:tcPr>
            <w:tcW w:w="1039" w:type="dxa"/>
          </w:tcPr>
          <w:p w14:paraId="5673915B" w14:textId="77777777" w:rsidR="00382724" w:rsidRDefault="00B37698">
            <w:pPr>
              <w:spacing w:after="0"/>
              <w:jc w:val="center"/>
              <w:rPr>
                <w:rFonts w:eastAsia="MS Mincho"/>
              </w:rPr>
            </w:pPr>
            <w:r>
              <w:rPr>
                <w:rFonts w:ascii="Arial" w:eastAsia="MS Mincho" w:hAnsi="Arial"/>
                <w:color w:val="1D4ED8"/>
                <w:sz w:val="16"/>
              </w:rPr>
              <w:t>B-402</w:t>
            </w:r>
          </w:p>
        </w:tc>
        <w:tc>
          <w:tcPr>
            <w:tcW w:w="1040" w:type="dxa"/>
          </w:tcPr>
          <w:p w14:paraId="2A9C3C55"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46C34E6A"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4DA40190" w14:textId="77777777" w:rsidR="00382724" w:rsidRDefault="00B37698">
            <w:pPr>
              <w:spacing w:after="0"/>
              <w:jc w:val="center"/>
              <w:rPr>
                <w:rFonts w:eastAsia="MS Mincho"/>
              </w:rPr>
            </w:pPr>
            <w:r>
              <w:rPr>
                <w:rFonts w:ascii="Arial" w:eastAsia="MS Mincho" w:hAnsi="Arial"/>
                <w:color w:val="1D4ED8"/>
                <w:sz w:val="16"/>
              </w:rPr>
              <w:t>P16</w:t>
            </w:r>
          </w:p>
        </w:tc>
        <w:tc>
          <w:tcPr>
            <w:tcW w:w="1041" w:type="dxa"/>
          </w:tcPr>
          <w:p w14:paraId="27DCCEFA"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5CFD023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14BF1EB"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098CA5B5"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73BDC26E" w14:textId="77777777" w:rsidR="00382724" w:rsidRDefault="00B37698">
            <w:pPr>
              <w:spacing w:after="0"/>
              <w:jc w:val="center"/>
              <w:rPr>
                <w:rFonts w:eastAsia="MS Mincho"/>
              </w:rPr>
            </w:pPr>
            <w:r>
              <w:rPr>
                <w:rFonts w:ascii="Arial" w:eastAsia="MS Mincho" w:hAnsi="Arial"/>
                <w:color w:val="1D4ED8"/>
                <w:sz w:val="16"/>
              </w:rPr>
              <w:t>3.0%</w:t>
            </w:r>
          </w:p>
        </w:tc>
      </w:tr>
      <w:tr w:rsidR="00382724" w14:paraId="5C5A855D" w14:textId="77777777">
        <w:tc>
          <w:tcPr>
            <w:tcW w:w="1039" w:type="dxa"/>
          </w:tcPr>
          <w:p w14:paraId="081E40FA" w14:textId="77777777" w:rsidR="00382724" w:rsidRDefault="00B37698">
            <w:pPr>
              <w:spacing w:after="0"/>
              <w:jc w:val="center"/>
              <w:rPr>
                <w:rFonts w:eastAsia="MS Mincho"/>
              </w:rPr>
            </w:pPr>
            <w:r>
              <w:rPr>
                <w:rFonts w:ascii="Arial" w:eastAsia="MS Mincho" w:hAnsi="Arial"/>
                <w:color w:val="1D4ED8"/>
                <w:sz w:val="16"/>
              </w:rPr>
              <w:t>C-402</w:t>
            </w:r>
          </w:p>
        </w:tc>
        <w:tc>
          <w:tcPr>
            <w:tcW w:w="1040" w:type="dxa"/>
          </w:tcPr>
          <w:p w14:paraId="0BAF63A2"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628DE2CA"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78424E46" w14:textId="77777777" w:rsidR="00382724" w:rsidRDefault="00B37698">
            <w:pPr>
              <w:spacing w:after="0"/>
              <w:jc w:val="center"/>
              <w:rPr>
                <w:rFonts w:eastAsia="MS Mincho"/>
              </w:rPr>
            </w:pPr>
            <w:r>
              <w:rPr>
                <w:rFonts w:ascii="Arial" w:eastAsia="MS Mincho" w:hAnsi="Arial"/>
                <w:color w:val="1D4ED8"/>
                <w:sz w:val="16"/>
              </w:rPr>
              <w:t>P30</w:t>
            </w:r>
          </w:p>
        </w:tc>
        <w:tc>
          <w:tcPr>
            <w:tcW w:w="1041" w:type="dxa"/>
          </w:tcPr>
          <w:p w14:paraId="22C1CD0A"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FE3CAFA"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0EECA8F"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43DDC5F6"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2E004B6E" w14:textId="77777777" w:rsidR="00382724" w:rsidRDefault="00B37698">
            <w:pPr>
              <w:spacing w:after="0"/>
              <w:jc w:val="center"/>
              <w:rPr>
                <w:rFonts w:eastAsia="MS Mincho"/>
              </w:rPr>
            </w:pPr>
            <w:r>
              <w:rPr>
                <w:rFonts w:ascii="Arial" w:eastAsia="MS Mincho" w:hAnsi="Arial"/>
                <w:color w:val="1D4ED8"/>
                <w:sz w:val="16"/>
              </w:rPr>
              <w:t>3.0%</w:t>
            </w:r>
          </w:p>
        </w:tc>
      </w:tr>
      <w:tr w:rsidR="00382724" w14:paraId="6D964420" w14:textId="77777777">
        <w:tc>
          <w:tcPr>
            <w:tcW w:w="1039" w:type="dxa"/>
          </w:tcPr>
          <w:p w14:paraId="17BB28CA" w14:textId="77777777" w:rsidR="00382724" w:rsidRDefault="00B37698">
            <w:pPr>
              <w:spacing w:after="0"/>
              <w:jc w:val="center"/>
              <w:rPr>
                <w:rFonts w:eastAsia="MS Mincho"/>
              </w:rPr>
            </w:pPr>
            <w:r>
              <w:rPr>
                <w:rFonts w:ascii="Arial" w:eastAsia="MS Mincho" w:hAnsi="Arial"/>
                <w:color w:val="1D4ED8"/>
                <w:sz w:val="16"/>
              </w:rPr>
              <w:t>D-302</w:t>
            </w:r>
          </w:p>
        </w:tc>
        <w:tc>
          <w:tcPr>
            <w:tcW w:w="1040" w:type="dxa"/>
          </w:tcPr>
          <w:p w14:paraId="0218855C" w14:textId="77777777" w:rsidR="00382724" w:rsidRDefault="00B37698">
            <w:pPr>
              <w:spacing w:after="0"/>
              <w:jc w:val="center"/>
              <w:rPr>
                <w:rFonts w:eastAsia="MS Mincho"/>
              </w:rPr>
            </w:pPr>
            <w:r>
              <w:rPr>
                <w:rFonts w:ascii="Arial" w:eastAsia="MS Mincho" w:hAnsi="Arial"/>
                <w:color w:val="1D4ED8"/>
                <w:sz w:val="16"/>
              </w:rPr>
              <w:t>A</w:t>
            </w:r>
          </w:p>
        </w:tc>
        <w:tc>
          <w:tcPr>
            <w:tcW w:w="1040" w:type="dxa"/>
          </w:tcPr>
          <w:p w14:paraId="01C0C1D7"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AD8F70D" w14:textId="77777777" w:rsidR="00382724" w:rsidRDefault="00B37698">
            <w:pPr>
              <w:spacing w:after="0"/>
              <w:jc w:val="center"/>
              <w:rPr>
                <w:rFonts w:eastAsia="MS Mincho"/>
              </w:rPr>
            </w:pPr>
            <w:r>
              <w:rPr>
                <w:rFonts w:ascii="Arial" w:eastAsia="MS Mincho" w:hAnsi="Arial"/>
                <w:color w:val="1D4ED8"/>
                <w:sz w:val="16"/>
              </w:rPr>
              <w:t>P46</w:t>
            </w:r>
          </w:p>
        </w:tc>
        <w:tc>
          <w:tcPr>
            <w:tcW w:w="1041" w:type="dxa"/>
          </w:tcPr>
          <w:p w14:paraId="508A8310"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6CD2CABC"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DB88AE6"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5BB59C74" w14:textId="77777777" w:rsidR="00382724" w:rsidRDefault="00B37698">
            <w:pPr>
              <w:spacing w:after="0"/>
              <w:jc w:val="center"/>
              <w:rPr>
                <w:rFonts w:eastAsia="MS Mincho"/>
              </w:rPr>
            </w:pPr>
            <w:r>
              <w:rPr>
                <w:rFonts w:ascii="Arial" w:eastAsia="MS Mincho" w:hAnsi="Arial"/>
                <w:color w:val="1D4ED8"/>
                <w:sz w:val="16"/>
              </w:rPr>
              <w:t>2979</w:t>
            </w:r>
          </w:p>
        </w:tc>
        <w:tc>
          <w:tcPr>
            <w:tcW w:w="1040" w:type="dxa"/>
          </w:tcPr>
          <w:p w14:paraId="613FF491" w14:textId="77777777" w:rsidR="00382724" w:rsidRDefault="00B37698">
            <w:pPr>
              <w:spacing w:after="0"/>
              <w:jc w:val="center"/>
              <w:rPr>
                <w:rFonts w:eastAsia="MS Mincho"/>
              </w:rPr>
            </w:pPr>
            <w:r>
              <w:rPr>
                <w:rFonts w:ascii="Arial" w:eastAsia="MS Mincho" w:hAnsi="Arial"/>
                <w:color w:val="1D4ED8"/>
                <w:sz w:val="16"/>
              </w:rPr>
              <w:t>3.0%</w:t>
            </w:r>
          </w:p>
        </w:tc>
      </w:tr>
      <w:tr w:rsidR="00382724" w14:paraId="25B98EE1" w14:textId="77777777">
        <w:tc>
          <w:tcPr>
            <w:tcW w:w="1039" w:type="dxa"/>
          </w:tcPr>
          <w:p w14:paraId="38C07D95" w14:textId="77777777" w:rsidR="00382724" w:rsidRDefault="00B37698">
            <w:pPr>
              <w:spacing w:after="0"/>
              <w:jc w:val="center"/>
              <w:rPr>
                <w:rFonts w:eastAsia="MS Mincho"/>
              </w:rPr>
            </w:pPr>
            <w:r>
              <w:rPr>
                <w:rFonts w:ascii="Arial" w:eastAsia="MS Mincho" w:hAnsi="Arial"/>
                <w:color w:val="1D4ED8"/>
                <w:sz w:val="16"/>
              </w:rPr>
              <w:t>E-302</w:t>
            </w:r>
          </w:p>
        </w:tc>
        <w:tc>
          <w:tcPr>
            <w:tcW w:w="1040" w:type="dxa"/>
          </w:tcPr>
          <w:p w14:paraId="4B9E7DA4" w14:textId="77777777" w:rsidR="00382724" w:rsidRDefault="00B37698">
            <w:pPr>
              <w:spacing w:after="0"/>
              <w:jc w:val="center"/>
              <w:rPr>
                <w:rFonts w:eastAsia="MS Mincho"/>
              </w:rPr>
            </w:pPr>
            <w:r>
              <w:rPr>
                <w:rFonts w:ascii="Arial" w:eastAsia="MS Mincho" w:hAnsi="Arial"/>
                <w:color w:val="1D4ED8"/>
                <w:sz w:val="16"/>
              </w:rPr>
              <w:t>B</w:t>
            </w:r>
          </w:p>
        </w:tc>
        <w:tc>
          <w:tcPr>
            <w:tcW w:w="1040" w:type="dxa"/>
          </w:tcPr>
          <w:p w14:paraId="1A46E57B"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CDE5E8D" w14:textId="77777777" w:rsidR="00382724" w:rsidRDefault="00B37698">
            <w:pPr>
              <w:spacing w:after="0"/>
              <w:jc w:val="center"/>
              <w:rPr>
                <w:rFonts w:eastAsia="MS Mincho"/>
              </w:rPr>
            </w:pPr>
            <w:r>
              <w:rPr>
                <w:rFonts w:ascii="Arial" w:eastAsia="MS Mincho" w:hAnsi="Arial"/>
                <w:color w:val="1D4ED8"/>
                <w:sz w:val="16"/>
              </w:rPr>
              <w:t>P58</w:t>
            </w:r>
          </w:p>
        </w:tc>
        <w:tc>
          <w:tcPr>
            <w:tcW w:w="1041" w:type="dxa"/>
          </w:tcPr>
          <w:p w14:paraId="69DE09E8"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062EFC73"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3978238" w14:textId="77777777" w:rsidR="00382724" w:rsidRDefault="00B37698">
            <w:pPr>
              <w:spacing w:after="0"/>
              <w:jc w:val="center"/>
              <w:rPr>
                <w:rFonts w:eastAsia="MS Mincho"/>
              </w:rPr>
            </w:pPr>
            <w:r>
              <w:rPr>
                <w:rFonts w:ascii="Arial" w:eastAsia="MS Mincho" w:hAnsi="Arial"/>
                <w:color w:val="1D4ED8"/>
                <w:sz w:val="16"/>
              </w:rPr>
              <w:t>657</w:t>
            </w:r>
          </w:p>
        </w:tc>
        <w:tc>
          <w:tcPr>
            <w:tcW w:w="1040" w:type="dxa"/>
          </w:tcPr>
          <w:p w14:paraId="766B9241" w14:textId="77777777" w:rsidR="00382724" w:rsidRDefault="00B37698">
            <w:pPr>
              <w:spacing w:after="0"/>
              <w:jc w:val="center"/>
              <w:rPr>
                <w:rFonts w:eastAsia="MS Mincho"/>
              </w:rPr>
            </w:pPr>
            <w:r>
              <w:rPr>
                <w:rFonts w:ascii="Arial" w:eastAsia="MS Mincho" w:hAnsi="Arial"/>
                <w:color w:val="1D4ED8"/>
                <w:sz w:val="16"/>
              </w:rPr>
              <w:t>2951</w:t>
            </w:r>
          </w:p>
        </w:tc>
        <w:tc>
          <w:tcPr>
            <w:tcW w:w="1040" w:type="dxa"/>
          </w:tcPr>
          <w:p w14:paraId="17D6C7BE" w14:textId="77777777" w:rsidR="00382724" w:rsidRDefault="00B37698">
            <w:pPr>
              <w:spacing w:after="0"/>
              <w:jc w:val="center"/>
              <w:rPr>
                <w:rFonts w:eastAsia="MS Mincho"/>
              </w:rPr>
            </w:pPr>
            <w:r>
              <w:rPr>
                <w:rFonts w:ascii="Arial" w:eastAsia="MS Mincho" w:hAnsi="Arial"/>
                <w:color w:val="1D4ED8"/>
                <w:sz w:val="16"/>
              </w:rPr>
              <w:t>3.0%</w:t>
            </w:r>
          </w:p>
        </w:tc>
      </w:tr>
      <w:tr w:rsidR="00382724" w14:paraId="6BB72B90" w14:textId="77777777">
        <w:tc>
          <w:tcPr>
            <w:tcW w:w="1039" w:type="dxa"/>
          </w:tcPr>
          <w:p w14:paraId="5AAB12D2" w14:textId="77777777" w:rsidR="00382724" w:rsidRDefault="00B37698">
            <w:pPr>
              <w:spacing w:after="0"/>
              <w:jc w:val="center"/>
              <w:rPr>
                <w:rFonts w:eastAsia="MS Mincho"/>
              </w:rPr>
            </w:pPr>
            <w:r>
              <w:rPr>
                <w:rFonts w:ascii="Arial" w:eastAsia="MS Mincho" w:hAnsi="Arial"/>
                <w:color w:val="1D4ED8"/>
                <w:sz w:val="16"/>
              </w:rPr>
              <w:t>A-201</w:t>
            </w:r>
          </w:p>
        </w:tc>
        <w:tc>
          <w:tcPr>
            <w:tcW w:w="1040" w:type="dxa"/>
          </w:tcPr>
          <w:p w14:paraId="6FFDEE42"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7BAA505C"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FD9D953" w14:textId="77777777" w:rsidR="00382724" w:rsidRDefault="00B37698">
            <w:pPr>
              <w:spacing w:after="0"/>
              <w:jc w:val="center"/>
              <w:rPr>
                <w:rFonts w:eastAsia="MS Mincho"/>
              </w:rPr>
            </w:pPr>
            <w:r>
              <w:rPr>
                <w:rFonts w:ascii="Arial" w:eastAsia="MS Mincho" w:hAnsi="Arial"/>
                <w:color w:val="1D4ED8"/>
                <w:sz w:val="16"/>
              </w:rPr>
              <w:t>P11</w:t>
            </w:r>
          </w:p>
        </w:tc>
        <w:tc>
          <w:tcPr>
            <w:tcW w:w="1041" w:type="dxa"/>
          </w:tcPr>
          <w:p w14:paraId="73732163"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22D4C3CF"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768A4F4" w14:textId="77777777" w:rsidR="00382724" w:rsidRDefault="00382724">
            <w:pPr>
              <w:spacing w:after="0"/>
              <w:jc w:val="center"/>
              <w:rPr>
                <w:rFonts w:eastAsia="MS Mincho"/>
              </w:rPr>
            </w:pPr>
          </w:p>
        </w:tc>
        <w:tc>
          <w:tcPr>
            <w:tcW w:w="1040" w:type="dxa"/>
          </w:tcPr>
          <w:p w14:paraId="648D0CCA"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12308DA8" w14:textId="77777777" w:rsidR="00382724" w:rsidRDefault="00B37698">
            <w:pPr>
              <w:spacing w:after="0"/>
              <w:jc w:val="center"/>
              <w:rPr>
                <w:rFonts w:eastAsia="MS Mincho"/>
              </w:rPr>
            </w:pPr>
            <w:r>
              <w:rPr>
                <w:rFonts w:ascii="Arial" w:eastAsia="MS Mincho" w:hAnsi="Arial"/>
                <w:color w:val="1D4ED8"/>
                <w:sz w:val="16"/>
              </w:rPr>
              <w:t>2.575%</w:t>
            </w:r>
          </w:p>
        </w:tc>
      </w:tr>
      <w:tr w:rsidR="00382724" w14:paraId="344794CB" w14:textId="77777777">
        <w:tc>
          <w:tcPr>
            <w:tcW w:w="1039" w:type="dxa"/>
          </w:tcPr>
          <w:p w14:paraId="6D0F22BA" w14:textId="77777777" w:rsidR="00382724" w:rsidRDefault="00B37698">
            <w:pPr>
              <w:spacing w:after="0"/>
              <w:jc w:val="center"/>
              <w:rPr>
                <w:rFonts w:eastAsia="MS Mincho"/>
              </w:rPr>
            </w:pPr>
            <w:r>
              <w:rPr>
                <w:rFonts w:ascii="Arial" w:eastAsia="MS Mincho" w:hAnsi="Arial"/>
                <w:color w:val="1D4ED8"/>
                <w:sz w:val="16"/>
              </w:rPr>
              <w:t>A-202</w:t>
            </w:r>
          </w:p>
        </w:tc>
        <w:tc>
          <w:tcPr>
            <w:tcW w:w="1040" w:type="dxa"/>
          </w:tcPr>
          <w:p w14:paraId="78B43DAA"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35AEABF4"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09077999" w14:textId="77777777" w:rsidR="00382724" w:rsidRDefault="00B37698">
            <w:pPr>
              <w:spacing w:after="0"/>
              <w:jc w:val="center"/>
              <w:rPr>
                <w:rFonts w:eastAsia="MS Mincho"/>
              </w:rPr>
            </w:pPr>
            <w:r>
              <w:rPr>
                <w:rFonts w:ascii="Arial" w:eastAsia="MS Mincho" w:hAnsi="Arial"/>
                <w:color w:val="1D4ED8"/>
                <w:sz w:val="16"/>
              </w:rPr>
              <w:t>P12</w:t>
            </w:r>
          </w:p>
        </w:tc>
        <w:tc>
          <w:tcPr>
            <w:tcW w:w="1041" w:type="dxa"/>
          </w:tcPr>
          <w:p w14:paraId="7ED0A0C5"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24B49CA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FE99817" w14:textId="77777777" w:rsidR="00382724" w:rsidRDefault="00382724">
            <w:pPr>
              <w:spacing w:after="0"/>
              <w:jc w:val="center"/>
              <w:rPr>
                <w:rFonts w:eastAsia="MS Mincho"/>
              </w:rPr>
            </w:pPr>
          </w:p>
        </w:tc>
        <w:tc>
          <w:tcPr>
            <w:tcW w:w="1040" w:type="dxa"/>
          </w:tcPr>
          <w:p w14:paraId="7F7C8EC1"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87D9199" w14:textId="77777777" w:rsidR="00382724" w:rsidRDefault="00B37698">
            <w:pPr>
              <w:spacing w:after="0"/>
              <w:jc w:val="center"/>
              <w:rPr>
                <w:rFonts w:eastAsia="MS Mincho"/>
              </w:rPr>
            </w:pPr>
            <w:r>
              <w:rPr>
                <w:rFonts w:ascii="Arial" w:eastAsia="MS Mincho" w:hAnsi="Arial"/>
                <w:color w:val="1D4ED8"/>
                <w:sz w:val="16"/>
              </w:rPr>
              <w:t>2.575%</w:t>
            </w:r>
          </w:p>
        </w:tc>
      </w:tr>
      <w:tr w:rsidR="00382724" w14:paraId="1F8711FE" w14:textId="77777777">
        <w:tc>
          <w:tcPr>
            <w:tcW w:w="1039" w:type="dxa"/>
          </w:tcPr>
          <w:p w14:paraId="3923ED0A" w14:textId="77777777" w:rsidR="00382724" w:rsidRDefault="00B37698">
            <w:pPr>
              <w:spacing w:after="0"/>
              <w:jc w:val="center"/>
              <w:rPr>
                <w:rFonts w:eastAsia="MS Mincho"/>
              </w:rPr>
            </w:pPr>
            <w:r>
              <w:rPr>
                <w:rFonts w:ascii="Arial" w:eastAsia="MS Mincho" w:hAnsi="Arial"/>
                <w:color w:val="1D4ED8"/>
                <w:sz w:val="16"/>
              </w:rPr>
              <w:t>B-201</w:t>
            </w:r>
          </w:p>
        </w:tc>
        <w:tc>
          <w:tcPr>
            <w:tcW w:w="1040" w:type="dxa"/>
          </w:tcPr>
          <w:p w14:paraId="32496270"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4452394E"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16D3E47" w14:textId="77777777" w:rsidR="00382724" w:rsidRDefault="00B37698">
            <w:pPr>
              <w:spacing w:after="0"/>
              <w:jc w:val="center"/>
              <w:rPr>
                <w:rFonts w:eastAsia="MS Mincho"/>
              </w:rPr>
            </w:pPr>
            <w:r>
              <w:rPr>
                <w:rFonts w:ascii="Arial" w:eastAsia="MS Mincho" w:hAnsi="Arial"/>
                <w:color w:val="1D4ED8"/>
                <w:sz w:val="16"/>
              </w:rPr>
              <w:t>P19</w:t>
            </w:r>
          </w:p>
        </w:tc>
        <w:tc>
          <w:tcPr>
            <w:tcW w:w="1041" w:type="dxa"/>
          </w:tcPr>
          <w:p w14:paraId="76FAF492"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1485698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D2DDD1F" w14:textId="77777777" w:rsidR="00382724" w:rsidRDefault="00382724">
            <w:pPr>
              <w:spacing w:after="0"/>
              <w:jc w:val="center"/>
              <w:rPr>
                <w:rFonts w:eastAsia="MS Mincho"/>
              </w:rPr>
            </w:pPr>
          </w:p>
        </w:tc>
        <w:tc>
          <w:tcPr>
            <w:tcW w:w="1040" w:type="dxa"/>
          </w:tcPr>
          <w:p w14:paraId="4388C4E1"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70F5C4AD" w14:textId="77777777" w:rsidR="00382724" w:rsidRDefault="00B37698">
            <w:pPr>
              <w:spacing w:after="0"/>
              <w:jc w:val="center"/>
              <w:rPr>
                <w:rFonts w:eastAsia="MS Mincho"/>
              </w:rPr>
            </w:pPr>
            <w:r>
              <w:rPr>
                <w:rFonts w:ascii="Arial" w:eastAsia="MS Mincho" w:hAnsi="Arial"/>
                <w:color w:val="1D4ED8"/>
                <w:sz w:val="16"/>
              </w:rPr>
              <w:t>2.575%</w:t>
            </w:r>
          </w:p>
        </w:tc>
      </w:tr>
      <w:tr w:rsidR="00382724" w14:paraId="0356A56D" w14:textId="77777777">
        <w:tc>
          <w:tcPr>
            <w:tcW w:w="1039" w:type="dxa"/>
          </w:tcPr>
          <w:p w14:paraId="1BC9FB8B" w14:textId="77777777" w:rsidR="00382724" w:rsidRDefault="00B37698">
            <w:pPr>
              <w:spacing w:after="0"/>
              <w:jc w:val="center"/>
              <w:rPr>
                <w:rFonts w:eastAsia="MS Mincho"/>
              </w:rPr>
            </w:pPr>
            <w:r>
              <w:rPr>
                <w:rFonts w:ascii="Arial" w:eastAsia="MS Mincho" w:hAnsi="Arial"/>
                <w:color w:val="1D4ED8"/>
                <w:sz w:val="16"/>
              </w:rPr>
              <w:t>B-301</w:t>
            </w:r>
          </w:p>
        </w:tc>
        <w:tc>
          <w:tcPr>
            <w:tcW w:w="1040" w:type="dxa"/>
          </w:tcPr>
          <w:p w14:paraId="2EC3B4CD"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24FBE3E2"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6E620C8C" w14:textId="77777777" w:rsidR="00382724" w:rsidRDefault="00B37698">
            <w:pPr>
              <w:spacing w:after="0"/>
              <w:jc w:val="center"/>
              <w:rPr>
                <w:rFonts w:eastAsia="MS Mincho"/>
              </w:rPr>
            </w:pPr>
            <w:r>
              <w:rPr>
                <w:rFonts w:ascii="Arial" w:eastAsia="MS Mincho" w:hAnsi="Arial"/>
                <w:color w:val="1D4ED8"/>
                <w:sz w:val="16"/>
              </w:rPr>
              <w:t>P17</w:t>
            </w:r>
          </w:p>
        </w:tc>
        <w:tc>
          <w:tcPr>
            <w:tcW w:w="1041" w:type="dxa"/>
          </w:tcPr>
          <w:p w14:paraId="42884095"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0022795C"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596811C" w14:textId="77777777" w:rsidR="00382724" w:rsidRDefault="00382724">
            <w:pPr>
              <w:spacing w:after="0"/>
              <w:jc w:val="center"/>
              <w:rPr>
                <w:rFonts w:eastAsia="MS Mincho"/>
              </w:rPr>
            </w:pPr>
          </w:p>
        </w:tc>
        <w:tc>
          <w:tcPr>
            <w:tcW w:w="1040" w:type="dxa"/>
          </w:tcPr>
          <w:p w14:paraId="39E3DBFA"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757ACEA6"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763A72B" w14:textId="77777777">
        <w:tc>
          <w:tcPr>
            <w:tcW w:w="1039" w:type="dxa"/>
          </w:tcPr>
          <w:p w14:paraId="2E150876" w14:textId="77777777" w:rsidR="00382724" w:rsidRDefault="00B37698">
            <w:pPr>
              <w:spacing w:after="0"/>
              <w:jc w:val="center"/>
              <w:rPr>
                <w:rFonts w:eastAsia="MS Mincho"/>
              </w:rPr>
            </w:pPr>
            <w:r>
              <w:rPr>
                <w:rFonts w:ascii="Arial" w:eastAsia="MS Mincho" w:hAnsi="Arial"/>
                <w:color w:val="1D4ED8"/>
                <w:sz w:val="16"/>
              </w:rPr>
              <w:t>C-201</w:t>
            </w:r>
          </w:p>
        </w:tc>
        <w:tc>
          <w:tcPr>
            <w:tcW w:w="1040" w:type="dxa"/>
          </w:tcPr>
          <w:p w14:paraId="77F263BE"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28E957CD"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1ADA1CFB" w14:textId="77777777" w:rsidR="00382724" w:rsidRDefault="00B37698">
            <w:pPr>
              <w:spacing w:after="0"/>
              <w:jc w:val="center"/>
              <w:rPr>
                <w:rFonts w:eastAsia="MS Mincho"/>
              </w:rPr>
            </w:pPr>
            <w:r>
              <w:rPr>
                <w:rFonts w:ascii="Arial" w:eastAsia="MS Mincho" w:hAnsi="Arial"/>
                <w:color w:val="1D4ED8"/>
                <w:sz w:val="16"/>
              </w:rPr>
              <w:t>P43</w:t>
            </w:r>
          </w:p>
        </w:tc>
        <w:tc>
          <w:tcPr>
            <w:tcW w:w="1041" w:type="dxa"/>
          </w:tcPr>
          <w:p w14:paraId="3C9683EE"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550048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9CA51F6" w14:textId="77777777" w:rsidR="00382724" w:rsidRDefault="00382724">
            <w:pPr>
              <w:spacing w:after="0"/>
              <w:jc w:val="center"/>
              <w:rPr>
                <w:rFonts w:eastAsia="MS Mincho"/>
              </w:rPr>
            </w:pPr>
          </w:p>
        </w:tc>
        <w:tc>
          <w:tcPr>
            <w:tcW w:w="1040" w:type="dxa"/>
          </w:tcPr>
          <w:p w14:paraId="01B716B9"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7EF6E34" w14:textId="77777777" w:rsidR="00382724" w:rsidRDefault="00B37698">
            <w:pPr>
              <w:spacing w:after="0"/>
              <w:jc w:val="center"/>
              <w:rPr>
                <w:rFonts w:eastAsia="MS Mincho"/>
              </w:rPr>
            </w:pPr>
            <w:r>
              <w:rPr>
                <w:rFonts w:ascii="Arial" w:eastAsia="MS Mincho" w:hAnsi="Arial"/>
                <w:color w:val="1D4ED8"/>
                <w:sz w:val="16"/>
              </w:rPr>
              <w:t>2.575%</w:t>
            </w:r>
          </w:p>
        </w:tc>
      </w:tr>
      <w:tr w:rsidR="00382724" w14:paraId="5E66895A" w14:textId="77777777">
        <w:tc>
          <w:tcPr>
            <w:tcW w:w="1039" w:type="dxa"/>
          </w:tcPr>
          <w:p w14:paraId="75110B23" w14:textId="77777777" w:rsidR="00382724" w:rsidRDefault="00B37698">
            <w:pPr>
              <w:spacing w:after="0"/>
              <w:jc w:val="center"/>
              <w:rPr>
                <w:rFonts w:eastAsia="MS Mincho"/>
              </w:rPr>
            </w:pPr>
            <w:r>
              <w:rPr>
                <w:rFonts w:ascii="Arial" w:eastAsia="MS Mincho" w:hAnsi="Arial"/>
                <w:color w:val="1D4ED8"/>
                <w:sz w:val="16"/>
              </w:rPr>
              <w:t>C-301</w:t>
            </w:r>
          </w:p>
        </w:tc>
        <w:tc>
          <w:tcPr>
            <w:tcW w:w="1040" w:type="dxa"/>
          </w:tcPr>
          <w:p w14:paraId="29E53AD9"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5A0F577E"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199C739D" w14:textId="77777777" w:rsidR="00382724" w:rsidRDefault="00B37698">
            <w:pPr>
              <w:spacing w:after="0"/>
              <w:jc w:val="center"/>
              <w:rPr>
                <w:rFonts w:eastAsia="MS Mincho"/>
              </w:rPr>
            </w:pPr>
            <w:r>
              <w:rPr>
                <w:rFonts w:ascii="Arial" w:eastAsia="MS Mincho" w:hAnsi="Arial"/>
                <w:color w:val="1D4ED8"/>
                <w:sz w:val="16"/>
              </w:rPr>
              <w:t>P32</w:t>
            </w:r>
          </w:p>
        </w:tc>
        <w:tc>
          <w:tcPr>
            <w:tcW w:w="1041" w:type="dxa"/>
          </w:tcPr>
          <w:p w14:paraId="220C04A9"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21B8AD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5A9D323" w14:textId="77777777" w:rsidR="00382724" w:rsidRDefault="00382724">
            <w:pPr>
              <w:spacing w:after="0"/>
              <w:jc w:val="center"/>
              <w:rPr>
                <w:rFonts w:eastAsia="MS Mincho"/>
              </w:rPr>
            </w:pPr>
          </w:p>
        </w:tc>
        <w:tc>
          <w:tcPr>
            <w:tcW w:w="1040" w:type="dxa"/>
          </w:tcPr>
          <w:p w14:paraId="4F15C3AD"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11009526"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01FF79E" w14:textId="77777777">
        <w:tc>
          <w:tcPr>
            <w:tcW w:w="1039" w:type="dxa"/>
          </w:tcPr>
          <w:p w14:paraId="1EB02487" w14:textId="77777777" w:rsidR="00382724" w:rsidRDefault="00B37698">
            <w:pPr>
              <w:spacing w:after="0"/>
              <w:jc w:val="center"/>
              <w:rPr>
                <w:rFonts w:eastAsia="MS Mincho"/>
              </w:rPr>
            </w:pPr>
            <w:r>
              <w:rPr>
                <w:rFonts w:ascii="Arial" w:eastAsia="MS Mincho" w:hAnsi="Arial"/>
                <w:color w:val="1D4ED8"/>
                <w:sz w:val="16"/>
              </w:rPr>
              <w:t>D-201</w:t>
            </w:r>
          </w:p>
        </w:tc>
        <w:tc>
          <w:tcPr>
            <w:tcW w:w="1040" w:type="dxa"/>
          </w:tcPr>
          <w:p w14:paraId="667618EC"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5BA6F352"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ED1659C" w14:textId="77777777" w:rsidR="00382724" w:rsidRDefault="00B37698">
            <w:pPr>
              <w:spacing w:after="0"/>
              <w:jc w:val="center"/>
              <w:rPr>
                <w:rFonts w:eastAsia="MS Mincho"/>
              </w:rPr>
            </w:pPr>
            <w:r>
              <w:rPr>
                <w:rFonts w:ascii="Arial" w:eastAsia="MS Mincho" w:hAnsi="Arial"/>
                <w:color w:val="1D4ED8"/>
                <w:sz w:val="16"/>
              </w:rPr>
              <w:t>P47</w:t>
            </w:r>
          </w:p>
        </w:tc>
        <w:tc>
          <w:tcPr>
            <w:tcW w:w="1041" w:type="dxa"/>
          </w:tcPr>
          <w:p w14:paraId="3233DCD3"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0AAB6B9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D4C1B28" w14:textId="77777777" w:rsidR="00382724" w:rsidRDefault="00382724">
            <w:pPr>
              <w:spacing w:after="0"/>
              <w:jc w:val="center"/>
              <w:rPr>
                <w:rFonts w:eastAsia="MS Mincho"/>
              </w:rPr>
            </w:pPr>
          </w:p>
        </w:tc>
        <w:tc>
          <w:tcPr>
            <w:tcW w:w="1040" w:type="dxa"/>
          </w:tcPr>
          <w:p w14:paraId="1BBAC56B"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7346552"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06A891B" w14:textId="77777777">
        <w:tc>
          <w:tcPr>
            <w:tcW w:w="1039" w:type="dxa"/>
          </w:tcPr>
          <w:p w14:paraId="456B59C4" w14:textId="77777777" w:rsidR="00382724" w:rsidRDefault="00B37698">
            <w:pPr>
              <w:spacing w:after="0"/>
              <w:jc w:val="center"/>
              <w:rPr>
                <w:rFonts w:eastAsia="MS Mincho"/>
              </w:rPr>
            </w:pPr>
            <w:r>
              <w:rPr>
                <w:rFonts w:ascii="Arial" w:eastAsia="MS Mincho" w:hAnsi="Arial"/>
                <w:color w:val="1D4ED8"/>
                <w:sz w:val="16"/>
              </w:rPr>
              <w:t>E-201</w:t>
            </w:r>
          </w:p>
        </w:tc>
        <w:tc>
          <w:tcPr>
            <w:tcW w:w="1040" w:type="dxa"/>
          </w:tcPr>
          <w:p w14:paraId="425F8739"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65D3796F"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7CE68E75" w14:textId="77777777" w:rsidR="00382724" w:rsidRDefault="00B37698">
            <w:pPr>
              <w:spacing w:after="0"/>
              <w:jc w:val="center"/>
              <w:rPr>
                <w:rFonts w:eastAsia="MS Mincho"/>
              </w:rPr>
            </w:pPr>
            <w:r>
              <w:rPr>
                <w:rFonts w:ascii="Arial" w:eastAsia="MS Mincho" w:hAnsi="Arial"/>
                <w:color w:val="1D4ED8"/>
                <w:sz w:val="16"/>
              </w:rPr>
              <w:t>P59</w:t>
            </w:r>
          </w:p>
        </w:tc>
        <w:tc>
          <w:tcPr>
            <w:tcW w:w="1041" w:type="dxa"/>
          </w:tcPr>
          <w:p w14:paraId="33F4175D"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3631242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645A093" w14:textId="77777777" w:rsidR="00382724" w:rsidRDefault="00382724">
            <w:pPr>
              <w:spacing w:after="0"/>
              <w:jc w:val="center"/>
              <w:rPr>
                <w:rFonts w:eastAsia="MS Mincho"/>
              </w:rPr>
            </w:pPr>
          </w:p>
        </w:tc>
        <w:tc>
          <w:tcPr>
            <w:tcW w:w="1040" w:type="dxa"/>
          </w:tcPr>
          <w:p w14:paraId="082DF329"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65D61182"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3DF0449" w14:textId="77777777">
        <w:tc>
          <w:tcPr>
            <w:tcW w:w="1039" w:type="dxa"/>
          </w:tcPr>
          <w:p w14:paraId="721ACBB0" w14:textId="77777777" w:rsidR="00382724" w:rsidRDefault="00B37698">
            <w:pPr>
              <w:spacing w:after="0"/>
              <w:jc w:val="center"/>
              <w:rPr>
                <w:rFonts w:eastAsia="MS Mincho"/>
              </w:rPr>
            </w:pPr>
            <w:r>
              <w:rPr>
                <w:rFonts w:ascii="Arial" w:eastAsia="MS Mincho" w:hAnsi="Arial"/>
                <w:color w:val="1D4ED8"/>
                <w:sz w:val="16"/>
              </w:rPr>
              <w:t>F-201</w:t>
            </w:r>
          </w:p>
        </w:tc>
        <w:tc>
          <w:tcPr>
            <w:tcW w:w="1040" w:type="dxa"/>
          </w:tcPr>
          <w:p w14:paraId="09051AF3"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23E78112"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034F4A23" w14:textId="77777777" w:rsidR="00382724" w:rsidRDefault="00B37698">
            <w:pPr>
              <w:spacing w:after="0"/>
              <w:jc w:val="center"/>
              <w:rPr>
                <w:rFonts w:eastAsia="MS Mincho"/>
              </w:rPr>
            </w:pPr>
            <w:r>
              <w:rPr>
                <w:rFonts w:ascii="Arial" w:eastAsia="MS Mincho" w:hAnsi="Arial"/>
                <w:color w:val="1D4ED8"/>
                <w:sz w:val="16"/>
              </w:rPr>
              <w:t>P72</w:t>
            </w:r>
          </w:p>
        </w:tc>
        <w:tc>
          <w:tcPr>
            <w:tcW w:w="1041" w:type="dxa"/>
          </w:tcPr>
          <w:p w14:paraId="13DBD5D8"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73A76AA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8B284F1" w14:textId="77777777" w:rsidR="00382724" w:rsidRDefault="00382724">
            <w:pPr>
              <w:spacing w:after="0"/>
              <w:jc w:val="center"/>
              <w:rPr>
                <w:rFonts w:eastAsia="MS Mincho"/>
              </w:rPr>
            </w:pPr>
          </w:p>
        </w:tc>
        <w:tc>
          <w:tcPr>
            <w:tcW w:w="1040" w:type="dxa"/>
          </w:tcPr>
          <w:p w14:paraId="73A30576"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50158012"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10E1CFA" w14:textId="77777777">
        <w:tc>
          <w:tcPr>
            <w:tcW w:w="1039" w:type="dxa"/>
          </w:tcPr>
          <w:p w14:paraId="7DB444E0" w14:textId="77777777" w:rsidR="00382724" w:rsidRDefault="00B37698">
            <w:pPr>
              <w:spacing w:after="0"/>
              <w:jc w:val="center"/>
              <w:rPr>
                <w:rFonts w:eastAsia="MS Mincho"/>
              </w:rPr>
            </w:pPr>
            <w:r>
              <w:rPr>
                <w:rFonts w:ascii="Arial" w:eastAsia="MS Mincho" w:hAnsi="Arial"/>
                <w:color w:val="1D4ED8"/>
                <w:sz w:val="16"/>
              </w:rPr>
              <w:t>F-202</w:t>
            </w:r>
          </w:p>
        </w:tc>
        <w:tc>
          <w:tcPr>
            <w:tcW w:w="1040" w:type="dxa"/>
          </w:tcPr>
          <w:p w14:paraId="07C335D9"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66F56BAB"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703074E8" w14:textId="77777777" w:rsidR="00382724" w:rsidRDefault="00B37698">
            <w:pPr>
              <w:spacing w:after="0"/>
              <w:jc w:val="center"/>
              <w:rPr>
                <w:rFonts w:eastAsia="MS Mincho"/>
              </w:rPr>
            </w:pPr>
            <w:r>
              <w:rPr>
                <w:rFonts w:ascii="Arial" w:eastAsia="MS Mincho" w:hAnsi="Arial"/>
                <w:color w:val="1D4ED8"/>
                <w:sz w:val="16"/>
              </w:rPr>
              <w:t>P75</w:t>
            </w:r>
          </w:p>
        </w:tc>
        <w:tc>
          <w:tcPr>
            <w:tcW w:w="1041" w:type="dxa"/>
          </w:tcPr>
          <w:p w14:paraId="0E01D6CE"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79A4D50"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594E3E8" w14:textId="77777777" w:rsidR="00382724" w:rsidRDefault="00382724">
            <w:pPr>
              <w:spacing w:after="0"/>
              <w:jc w:val="center"/>
              <w:rPr>
                <w:rFonts w:eastAsia="MS Mincho"/>
              </w:rPr>
            </w:pPr>
          </w:p>
        </w:tc>
        <w:tc>
          <w:tcPr>
            <w:tcW w:w="1040" w:type="dxa"/>
          </w:tcPr>
          <w:p w14:paraId="6BF82035"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28F884DF" w14:textId="77777777" w:rsidR="00382724" w:rsidRDefault="00B37698">
            <w:pPr>
              <w:spacing w:after="0"/>
              <w:jc w:val="center"/>
              <w:rPr>
                <w:rFonts w:eastAsia="MS Mincho"/>
              </w:rPr>
            </w:pPr>
            <w:r>
              <w:rPr>
                <w:rFonts w:ascii="Arial" w:eastAsia="MS Mincho" w:hAnsi="Arial"/>
                <w:color w:val="1D4ED8"/>
                <w:sz w:val="16"/>
              </w:rPr>
              <w:t>2.575%</w:t>
            </w:r>
          </w:p>
        </w:tc>
      </w:tr>
      <w:tr w:rsidR="00382724" w14:paraId="1266B80A" w14:textId="77777777">
        <w:tc>
          <w:tcPr>
            <w:tcW w:w="1039" w:type="dxa"/>
          </w:tcPr>
          <w:p w14:paraId="757A84F9" w14:textId="77777777" w:rsidR="00382724" w:rsidRDefault="00B37698">
            <w:pPr>
              <w:spacing w:after="0"/>
              <w:jc w:val="center"/>
              <w:rPr>
                <w:rFonts w:eastAsia="MS Mincho"/>
              </w:rPr>
            </w:pPr>
            <w:r>
              <w:rPr>
                <w:rFonts w:ascii="Arial" w:eastAsia="MS Mincho" w:hAnsi="Arial"/>
                <w:color w:val="1D4ED8"/>
                <w:sz w:val="16"/>
              </w:rPr>
              <w:t>B-202</w:t>
            </w:r>
          </w:p>
        </w:tc>
        <w:tc>
          <w:tcPr>
            <w:tcW w:w="1040" w:type="dxa"/>
          </w:tcPr>
          <w:p w14:paraId="784C42B5"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20A81C82"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6C5A595A" w14:textId="77777777" w:rsidR="00382724" w:rsidRDefault="00B37698">
            <w:pPr>
              <w:spacing w:after="0"/>
              <w:jc w:val="center"/>
              <w:rPr>
                <w:rFonts w:eastAsia="MS Mincho"/>
              </w:rPr>
            </w:pPr>
            <w:r>
              <w:rPr>
                <w:rFonts w:ascii="Arial" w:eastAsia="MS Mincho" w:hAnsi="Arial"/>
                <w:color w:val="1D4ED8"/>
                <w:sz w:val="16"/>
              </w:rPr>
              <w:t>P20</w:t>
            </w:r>
          </w:p>
        </w:tc>
        <w:tc>
          <w:tcPr>
            <w:tcW w:w="1041" w:type="dxa"/>
          </w:tcPr>
          <w:p w14:paraId="6122BF63"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0D15362C"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1CBFD78" w14:textId="77777777" w:rsidR="00382724" w:rsidRDefault="00382724">
            <w:pPr>
              <w:spacing w:after="0"/>
              <w:jc w:val="center"/>
              <w:rPr>
                <w:rFonts w:eastAsia="MS Mincho"/>
              </w:rPr>
            </w:pPr>
          </w:p>
        </w:tc>
        <w:tc>
          <w:tcPr>
            <w:tcW w:w="1040" w:type="dxa"/>
          </w:tcPr>
          <w:p w14:paraId="09C7A303"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AC56955" w14:textId="77777777" w:rsidR="00382724" w:rsidRDefault="00B37698">
            <w:pPr>
              <w:spacing w:after="0"/>
              <w:jc w:val="center"/>
              <w:rPr>
                <w:rFonts w:eastAsia="MS Mincho"/>
              </w:rPr>
            </w:pPr>
            <w:r>
              <w:rPr>
                <w:rFonts w:ascii="Arial" w:eastAsia="MS Mincho" w:hAnsi="Arial"/>
                <w:color w:val="1D4ED8"/>
                <w:sz w:val="16"/>
              </w:rPr>
              <w:t>2.575%</w:t>
            </w:r>
          </w:p>
        </w:tc>
      </w:tr>
      <w:tr w:rsidR="00382724" w14:paraId="227952BB" w14:textId="77777777">
        <w:tc>
          <w:tcPr>
            <w:tcW w:w="1039" w:type="dxa"/>
          </w:tcPr>
          <w:p w14:paraId="09AF1DD8" w14:textId="77777777" w:rsidR="00382724" w:rsidRDefault="00B37698">
            <w:pPr>
              <w:spacing w:after="0"/>
              <w:jc w:val="center"/>
              <w:rPr>
                <w:rFonts w:eastAsia="MS Mincho"/>
              </w:rPr>
            </w:pPr>
            <w:r>
              <w:rPr>
                <w:rFonts w:ascii="Arial" w:eastAsia="MS Mincho" w:hAnsi="Arial"/>
                <w:color w:val="1D4ED8"/>
                <w:sz w:val="16"/>
              </w:rPr>
              <w:t>B-302</w:t>
            </w:r>
          </w:p>
        </w:tc>
        <w:tc>
          <w:tcPr>
            <w:tcW w:w="1040" w:type="dxa"/>
          </w:tcPr>
          <w:p w14:paraId="1E18A284"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321F5A86"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77E0A5D6" w14:textId="77777777" w:rsidR="00382724" w:rsidRDefault="00B37698">
            <w:pPr>
              <w:spacing w:after="0"/>
              <w:jc w:val="center"/>
              <w:rPr>
                <w:rFonts w:eastAsia="MS Mincho"/>
              </w:rPr>
            </w:pPr>
            <w:r>
              <w:rPr>
                <w:rFonts w:ascii="Arial" w:eastAsia="MS Mincho" w:hAnsi="Arial"/>
                <w:color w:val="1D4ED8"/>
                <w:sz w:val="16"/>
              </w:rPr>
              <w:t>P18</w:t>
            </w:r>
          </w:p>
        </w:tc>
        <w:tc>
          <w:tcPr>
            <w:tcW w:w="1041" w:type="dxa"/>
          </w:tcPr>
          <w:p w14:paraId="0046F6CF"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3D77249D"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EC46478" w14:textId="77777777" w:rsidR="00382724" w:rsidRDefault="00382724">
            <w:pPr>
              <w:spacing w:after="0"/>
              <w:jc w:val="center"/>
              <w:rPr>
                <w:rFonts w:eastAsia="MS Mincho"/>
              </w:rPr>
            </w:pPr>
          </w:p>
        </w:tc>
        <w:tc>
          <w:tcPr>
            <w:tcW w:w="1040" w:type="dxa"/>
          </w:tcPr>
          <w:p w14:paraId="6F4F11C1"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76901DD" w14:textId="77777777" w:rsidR="00382724" w:rsidRDefault="00B37698">
            <w:pPr>
              <w:spacing w:after="0"/>
              <w:jc w:val="center"/>
              <w:rPr>
                <w:rFonts w:eastAsia="MS Mincho"/>
              </w:rPr>
            </w:pPr>
            <w:r>
              <w:rPr>
                <w:rFonts w:ascii="Arial" w:eastAsia="MS Mincho" w:hAnsi="Arial"/>
                <w:color w:val="1D4ED8"/>
                <w:sz w:val="16"/>
              </w:rPr>
              <w:t>2.575%</w:t>
            </w:r>
          </w:p>
        </w:tc>
      </w:tr>
      <w:tr w:rsidR="00382724" w14:paraId="1A9AD728" w14:textId="77777777">
        <w:tc>
          <w:tcPr>
            <w:tcW w:w="1039" w:type="dxa"/>
          </w:tcPr>
          <w:p w14:paraId="23678270" w14:textId="77777777" w:rsidR="00382724" w:rsidRDefault="00B37698">
            <w:pPr>
              <w:spacing w:after="0"/>
              <w:jc w:val="center"/>
              <w:rPr>
                <w:rFonts w:eastAsia="MS Mincho"/>
              </w:rPr>
            </w:pPr>
            <w:r>
              <w:rPr>
                <w:rFonts w:ascii="Arial" w:eastAsia="MS Mincho" w:hAnsi="Arial"/>
                <w:color w:val="1D4ED8"/>
                <w:sz w:val="16"/>
              </w:rPr>
              <w:t>C-202</w:t>
            </w:r>
          </w:p>
        </w:tc>
        <w:tc>
          <w:tcPr>
            <w:tcW w:w="1040" w:type="dxa"/>
          </w:tcPr>
          <w:p w14:paraId="5503C67F"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0CE2DEBD"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7687C203" w14:textId="77777777" w:rsidR="00382724" w:rsidRDefault="00B37698">
            <w:pPr>
              <w:spacing w:after="0"/>
              <w:jc w:val="center"/>
              <w:rPr>
                <w:rFonts w:eastAsia="MS Mincho"/>
              </w:rPr>
            </w:pPr>
            <w:r>
              <w:rPr>
                <w:rFonts w:ascii="Arial" w:eastAsia="MS Mincho" w:hAnsi="Arial"/>
                <w:color w:val="1D4ED8"/>
                <w:sz w:val="16"/>
              </w:rPr>
              <w:t>P42</w:t>
            </w:r>
          </w:p>
        </w:tc>
        <w:tc>
          <w:tcPr>
            <w:tcW w:w="1041" w:type="dxa"/>
          </w:tcPr>
          <w:p w14:paraId="512AE69F"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5DE5393"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D392B3B" w14:textId="77777777" w:rsidR="00382724" w:rsidRDefault="00382724">
            <w:pPr>
              <w:spacing w:after="0"/>
              <w:jc w:val="center"/>
              <w:rPr>
                <w:rFonts w:eastAsia="MS Mincho"/>
              </w:rPr>
            </w:pPr>
          </w:p>
        </w:tc>
        <w:tc>
          <w:tcPr>
            <w:tcW w:w="1040" w:type="dxa"/>
          </w:tcPr>
          <w:p w14:paraId="453C67F3"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396CB64F" w14:textId="77777777" w:rsidR="00382724" w:rsidRDefault="00B37698">
            <w:pPr>
              <w:spacing w:after="0"/>
              <w:jc w:val="center"/>
              <w:rPr>
                <w:rFonts w:eastAsia="MS Mincho"/>
              </w:rPr>
            </w:pPr>
            <w:r>
              <w:rPr>
                <w:rFonts w:ascii="Arial" w:eastAsia="MS Mincho" w:hAnsi="Arial"/>
                <w:color w:val="1D4ED8"/>
                <w:sz w:val="16"/>
              </w:rPr>
              <w:t>2.575%</w:t>
            </w:r>
          </w:p>
        </w:tc>
      </w:tr>
      <w:tr w:rsidR="00382724" w14:paraId="2CFC80F5" w14:textId="77777777">
        <w:tc>
          <w:tcPr>
            <w:tcW w:w="1039" w:type="dxa"/>
          </w:tcPr>
          <w:p w14:paraId="413CE6EF" w14:textId="77777777" w:rsidR="00382724" w:rsidRDefault="00B37698">
            <w:pPr>
              <w:spacing w:after="0"/>
              <w:jc w:val="center"/>
              <w:rPr>
                <w:rFonts w:eastAsia="MS Mincho"/>
              </w:rPr>
            </w:pPr>
            <w:r>
              <w:rPr>
                <w:rFonts w:ascii="Arial" w:eastAsia="MS Mincho" w:hAnsi="Arial"/>
                <w:color w:val="1D4ED8"/>
                <w:sz w:val="16"/>
              </w:rPr>
              <w:t>C-302</w:t>
            </w:r>
          </w:p>
        </w:tc>
        <w:tc>
          <w:tcPr>
            <w:tcW w:w="1040" w:type="dxa"/>
          </w:tcPr>
          <w:p w14:paraId="58742AA7"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7B951B9C"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25132CC" w14:textId="77777777" w:rsidR="00382724" w:rsidRDefault="00B37698">
            <w:pPr>
              <w:spacing w:after="0"/>
              <w:jc w:val="center"/>
              <w:rPr>
                <w:rFonts w:eastAsia="MS Mincho"/>
              </w:rPr>
            </w:pPr>
            <w:r>
              <w:rPr>
                <w:rFonts w:ascii="Arial" w:eastAsia="MS Mincho" w:hAnsi="Arial"/>
                <w:color w:val="1D4ED8"/>
                <w:sz w:val="16"/>
              </w:rPr>
              <w:t>P44</w:t>
            </w:r>
          </w:p>
        </w:tc>
        <w:tc>
          <w:tcPr>
            <w:tcW w:w="1041" w:type="dxa"/>
          </w:tcPr>
          <w:p w14:paraId="20169128"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1CCB653A"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1F736AA" w14:textId="77777777" w:rsidR="00382724" w:rsidRDefault="00382724">
            <w:pPr>
              <w:spacing w:after="0"/>
              <w:jc w:val="center"/>
              <w:rPr>
                <w:rFonts w:eastAsia="MS Mincho"/>
              </w:rPr>
            </w:pPr>
          </w:p>
        </w:tc>
        <w:tc>
          <w:tcPr>
            <w:tcW w:w="1040" w:type="dxa"/>
          </w:tcPr>
          <w:p w14:paraId="43F8F45F"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0C3A778" w14:textId="77777777" w:rsidR="00382724" w:rsidRDefault="00B37698">
            <w:pPr>
              <w:spacing w:after="0"/>
              <w:jc w:val="center"/>
              <w:rPr>
                <w:rFonts w:eastAsia="MS Mincho"/>
              </w:rPr>
            </w:pPr>
            <w:r>
              <w:rPr>
                <w:rFonts w:ascii="Arial" w:eastAsia="MS Mincho" w:hAnsi="Arial"/>
                <w:color w:val="1D4ED8"/>
                <w:sz w:val="16"/>
              </w:rPr>
              <w:t>2.575%</w:t>
            </w:r>
          </w:p>
        </w:tc>
      </w:tr>
      <w:tr w:rsidR="00382724" w14:paraId="2B6CDB67" w14:textId="77777777">
        <w:tc>
          <w:tcPr>
            <w:tcW w:w="1039" w:type="dxa"/>
          </w:tcPr>
          <w:p w14:paraId="6DEC1317" w14:textId="77777777" w:rsidR="00382724" w:rsidRDefault="00B37698">
            <w:pPr>
              <w:spacing w:after="0"/>
              <w:jc w:val="center"/>
              <w:rPr>
                <w:rFonts w:eastAsia="MS Mincho"/>
              </w:rPr>
            </w:pPr>
            <w:r>
              <w:rPr>
                <w:rFonts w:ascii="Arial" w:eastAsia="MS Mincho" w:hAnsi="Arial"/>
                <w:color w:val="1D4ED8"/>
                <w:sz w:val="16"/>
              </w:rPr>
              <w:t>D-202</w:t>
            </w:r>
          </w:p>
        </w:tc>
        <w:tc>
          <w:tcPr>
            <w:tcW w:w="1040" w:type="dxa"/>
          </w:tcPr>
          <w:p w14:paraId="14A53C44" w14:textId="77777777" w:rsidR="00382724" w:rsidRDefault="00B37698">
            <w:pPr>
              <w:spacing w:after="0"/>
              <w:jc w:val="center"/>
              <w:rPr>
                <w:rFonts w:eastAsia="MS Mincho"/>
              </w:rPr>
            </w:pPr>
            <w:r>
              <w:rPr>
                <w:rFonts w:ascii="Arial" w:eastAsia="MS Mincho" w:hAnsi="Arial"/>
                <w:color w:val="1D4ED8"/>
                <w:sz w:val="16"/>
              </w:rPr>
              <w:t>C</w:t>
            </w:r>
          </w:p>
        </w:tc>
        <w:tc>
          <w:tcPr>
            <w:tcW w:w="1040" w:type="dxa"/>
          </w:tcPr>
          <w:p w14:paraId="2205A731"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4DEBB5E7" w14:textId="77777777" w:rsidR="00382724" w:rsidRDefault="00B37698">
            <w:pPr>
              <w:spacing w:after="0"/>
              <w:jc w:val="center"/>
              <w:rPr>
                <w:rFonts w:eastAsia="MS Mincho"/>
              </w:rPr>
            </w:pPr>
            <w:r>
              <w:rPr>
                <w:rFonts w:ascii="Arial" w:eastAsia="MS Mincho" w:hAnsi="Arial"/>
                <w:color w:val="1D4ED8"/>
                <w:sz w:val="16"/>
              </w:rPr>
              <w:t>P48</w:t>
            </w:r>
          </w:p>
        </w:tc>
        <w:tc>
          <w:tcPr>
            <w:tcW w:w="1041" w:type="dxa"/>
          </w:tcPr>
          <w:p w14:paraId="66AE341C"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4412042B"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236B1FA" w14:textId="77777777" w:rsidR="00382724" w:rsidRDefault="00382724">
            <w:pPr>
              <w:spacing w:after="0"/>
              <w:jc w:val="center"/>
              <w:rPr>
                <w:rFonts w:eastAsia="MS Mincho"/>
              </w:rPr>
            </w:pPr>
          </w:p>
        </w:tc>
        <w:tc>
          <w:tcPr>
            <w:tcW w:w="1040" w:type="dxa"/>
          </w:tcPr>
          <w:p w14:paraId="07567AD2"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1BB28A35"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47C72E5" w14:textId="77777777">
        <w:tc>
          <w:tcPr>
            <w:tcW w:w="1039" w:type="dxa"/>
          </w:tcPr>
          <w:p w14:paraId="0A29C5F1" w14:textId="77777777" w:rsidR="00382724" w:rsidRDefault="00B37698">
            <w:pPr>
              <w:spacing w:after="0"/>
              <w:jc w:val="center"/>
              <w:rPr>
                <w:rFonts w:eastAsia="MS Mincho"/>
              </w:rPr>
            </w:pPr>
            <w:r>
              <w:rPr>
                <w:rFonts w:ascii="Arial" w:eastAsia="MS Mincho" w:hAnsi="Arial"/>
                <w:color w:val="1D4ED8"/>
                <w:sz w:val="16"/>
              </w:rPr>
              <w:t>E-202</w:t>
            </w:r>
          </w:p>
        </w:tc>
        <w:tc>
          <w:tcPr>
            <w:tcW w:w="1040" w:type="dxa"/>
          </w:tcPr>
          <w:p w14:paraId="7F9B5D44" w14:textId="77777777" w:rsidR="00382724" w:rsidRDefault="00B37698">
            <w:pPr>
              <w:spacing w:after="0"/>
              <w:jc w:val="center"/>
              <w:rPr>
                <w:rFonts w:eastAsia="MS Mincho"/>
              </w:rPr>
            </w:pPr>
            <w:r>
              <w:rPr>
                <w:rFonts w:ascii="Arial" w:eastAsia="MS Mincho" w:hAnsi="Arial"/>
                <w:color w:val="1D4ED8"/>
                <w:sz w:val="16"/>
              </w:rPr>
              <w:t>D</w:t>
            </w:r>
          </w:p>
        </w:tc>
        <w:tc>
          <w:tcPr>
            <w:tcW w:w="1040" w:type="dxa"/>
          </w:tcPr>
          <w:p w14:paraId="0655F06E"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9F56B6D" w14:textId="77777777" w:rsidR="00382724" w:rsidRDefault="00B37698">
            <w:pPr>
              <w:spacing w:after="0"/>
              <w:jc w:val="center"/>
              <w:rPr>
                <w:rFonts w:eastAsia="MS Mincho"/>
              </w:rPr>
            </w:pPr>
            <w:r>
              <w:rPr>
                <w:rFonts w:ascii="Arial" w:eastAsia="MS Mincho" w:hAnsi="Arial"/>
                <w:color w:val="1D4ED8"/>
                <w:sz w:val="16"/>
              </w:rPr>
              <w:t>P60</w:t>
            </w:r>
          </w:p>
        </w:tc>
        <w:tc>
          <w:tcPr>
            <w:tcW w:w="1041" w:type="dxa"/>
          </w:tcPr>
          <w:p w14:paraId="472708AB"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3F845A51"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389B93B" w14:textId="77777777" w:rsidR="00382724" w:rsidRDefault="00382724">
            <w:pPr>
              <w:spacing w:after="0"/>
              <w:jc w:val="center"/>
              <w:rPr>
                <w:rFonts w:eastAsia="MS Mincho"/>
              </w:rPr>
            </w:pPr>
          </w:p>
        </w:tc>
        <w:tc>
          <w:tcPr>
            <w:tcW w:w="1040" w:type="dxa"/>
          </w:tcPr>
          <w:p w14:paraId="6593E42C"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75A560B8" w14:textId="77777777" w:rsidR="00382724" w:rsidRDefault="00B37698">
            <w:pPr>
              <w:spacing w:after="0"/>
              <w:jc w:val="center"/>
              <w:rPr>
                <w:rFonts w:eastAsia="MS Mincho"/>
              </w:rPr>
            </w:pPr>
            <w:r>
              <w:rPr>
                <w:rFonts w:ascii="Arial" w:eastAsia="MS Mincho" w:hAnsi="Arial"/>
                <w:color w:val="1D4ED8"/>
                <w:sz w:val="16"/>
              </w:rPr>
              <w:t>2.575%</w:t>
            </w:r>
          </w:p>
        </w:tc>
      </w:tr>
      <w:tr w:rsidR="00382724" w14:paraId="6D77F938" w14:textId="77777777">
        <w:tc>
          <w:tcPr>
            <w:tcW w:w="1039" w:type="dxa"/>
          </w:tcPr>
          <w:p w14:paraId="1550A55E" w14:textId="77777777" w:rsidR="00382724" w:rsidRDefault="00B37698">
            <w:pPr>
              <w:spacing w:after="0"/>
              <w:jc w:val="center"/>
              <w:rPr>
                <w:rFonts w:eastAsia="MS Mincho"/>
              </w:rPr>
            </w:pPr>
            <w:r>
              <w:rPr>
                <w:rFonts w:ascii="Arial" w:eastAsia="MS Mincho" w:hAnsi="Arial"/>
                <w:color w:val="1D4ED8"/>
                <w:sz w:val="16"/>
              </w:rPr>
              <w:t>A-101</w:t>
            </w:r>
          </w:p>
        </w:tc>
        <w:tc>
          <w:tcPr>
            <w:tcW w:w="1040" w:type="dxa"/>
          </w:tcPr>
          <w:p w14:paraId="51E4C962"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510EA452"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39C2B0F6" w14:textId="77777777" w:rsidR="00382724" w:rsidRDefault="00B37698">
            <w:pPr>
              <w:spacing w:after="0"/>
              <w:jc w:val="center"/>
              <w:rPr>
                <w:rFonts w:eastAsia="MS Mincho"/>
              </w:rPr>
            </w:pPr>
            <w:r>
              <w:rPr>
                <w:rFonts w:ascii="Arial" w:eastAsia="MS Mincho" w:hAnsi="Arial"/>
                <w:color w:val="1D4ED8"/>
                <w:sz w:val="16"/>
              </w:rPr>
              <w:t>P13</w:t>
            </w:r>
          </w:p>
        </w:tc>
        <w:tc>
          <w:tcPr>
            <w:tcW w:w="1041" w:type="dxa"/>
          </w:tcPr>
          <w:p w14:paraId="7D0B98AB"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40ECC704"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69BB7B3" w14:textId="77777777" w:rsidR="00382724" w:rsidRDefault="00382724">
            <w:pPr>
              <w:spacing w:after="0"/>
              <w:jc w:val="center"/>
              <w:rPr>
                <w:rFonts w:eastAsia="MS Mincho"/>
              </w:rPr>
            </w:pPr>
          </w:p>
        </w:tc>
        <w:tc>
          <w:tcPr>
            <w:tcW w:w="1040" w:type="dxa"/>
          </w:tcPr>
          <w:p w14:paraId="2EE3204D"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5A5AEE62" w14:textId="77777777" w:rsidR="00382724" w:rsidRDefault="00B37698">
            <w:pPr>
              <w:spacing w:after="0"/>
              <w:jc w:val="center"/>
              <w:rPr>
                <w:rFonts w:eastAsia="MS Mincho"/>
              </w:rPr>
            </w:pPr>
            <w:r>
              <w:rPr>
                <w:rFonts w:ascii="Arial" w:eastAsia="MS Mincho" w:hAnsi="Arial"/>
                <w:color w:val="1D4ED8"/>
                <w:sz w:val="16"/>
              </w:rPr>
              <w:t>1.9%</w:t>
            </w:r>
          </w:p>
        </w:tc>
      </w:tr>
      <w:tr w:rsidR="00382724" w14:paraId="4788A061" w14:textId="77777777">
        <w:tc>
          <w:tcPr>
            <w:tcW w:w="1039" w:type="dxa"/>
          </w:tcPr>
          <w:p w14:paraId="2EA0CE75" w14:textId="77777777" w:rsidR="00382724" w:rsidRDefault="00B37698">
            <w:pPr>
              <w:spacing w:after="0"/>
              <w:jc w:val="center"/>
              <w:rPr>
                <w:rFonts w:eastAsia="MS Mincho"/>
              </w:rPr>
            </w:pPr>
            <w:r>
              <w:rPr>
                <w:rFonts w:ascii="Arial" w:eastAsia="MS Mincho" w:hAnsi="Arial"/>
                <w:color w:val="1D4ED8"/>
                <w:sz w:val="16"/>
              </w:rPr>
              <w:t>B-101</w:t>
            </w:r>
          </w:p>
        </w:tc>
        <w:tc>
          <w:tcPr>
            <w:tcW w:w="1040" w:type="dxa"/>
          </w:tcPr>
          <w:p w14:paraId="6A1D34BE"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7D7D5FD8"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4DD2E737" w14:textId="77777777" w:rsidR="00382724" w:rsidRDefault="00B37698">
            <w:pPr>
              <w:spacing w:after="0"/>
              <w:jc w:val="center"/>
              <w:rPr>
                <w:rFonts w:eastAsia="MS Mincho"/>
              </w:rPr>
            </w:pPr>
            <w:r>
              <w:rPr>
                <w:rFonts w:ascii="Arial" w:eastAsia="MS Mincho" w:hAnsi="Arial"/>
                <w:color w:val="1D4ED8"/>
                <w:sz w:val="16"/>
              </w:rPr>
              <w:t>P21</w:t>
            </w:r>
          </w:p>
        </w:tc>
        <w:tc>
          <w:tcPr>
            <w:tcW w:w="1041" w:type="dxa"/>
          </w:tcPr>
          <w:p w14:paraId="2EFD0BAA"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3CB534B3"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0EB39CDC" w14:textId="77777777" w:rsidR="00382724" w:rsidRDefault="00382724">
            <w:pPr>
              <w:spacing w:after="0"/>
              <w:jc w:val="center"/>
              <w:rPr>
                <w:rFonts w:eastAsia="MS Mincho"/>
              </w:rPr>
            </w:pPr>
          </w:p>
        </w:tc>
        <w:tc>
          <w:tcPr>
            <w:tcW w:w="1040" w:type="dxa"/>
          </w:tcPr>
          <w:p w14:paraId="1B9551A1"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4A695FAF" w14:textId="77777777" w:rsidR="00382724" w:rsidRDefault="00B37698">
            <w:pPr>
              <w:spacing w:after="0"/>
              <w:jc w:val="center"/>
              <w:rPr>
                <w:rFonts w:eastAsia="MS Mincho"/>
              </w:rPr>
            </w:pPr>
            <w:r>
              <w:rPr>
                <w:rFonts w:ascii="Arial" w:eastAsia="MS Mincho" w:hAnsi="Arial"/>
                <w:color w:val="1D4ED8"/>
                <w:sz w:val="16"/>
              </w:rPr>
              <w:t>1.9%</w:t>
            </w:r>
          </w:p>
        </w:tc>
      </w:tr>
      <w:tr w:rsidR="00382724" w14:paraId="48219849" w14:textId="77777777">
        <w:tc>
          <w:tcPr>
            <w:tcW w:w="1039" w:type="dxa"/>
          </w:tcPr>
          <w:p w14:paraId="5F7D80FA" w14:textId="77777777" w:rsidR="00382724" w:rsidRDefault="00B37698">
            <w:pPr>
              <w:spacing w:after="0"/>
              <w:jc w:val="center"/>
              <w:rPr>
                <w:rFonts w:eastAsia="MS Mincho"/>
              </w:rPr>
            </w:pPr>
            <w:r>
              <w:rPr>
                <w:rFonts w:ascii="Arial" w:eastAsia="MS Mincho" w:hAnsi="Arial"/>
                <w:color w:val="1D4ED8"/>
                <w:sz w:val="16"/>
              </w:rPr>
              <w:t>C-101</w:t>
            </w:r>
          </w:p>
        </w:tc>
        <w:tc>
          <w:tcPr>
            <w:tcW w:w="1040" w:type="dxa"/>
          </w:tcPr>
          <w:p w14:paraId="6CC9EB8E"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195EA6A4"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5F2BA563" w14:textId="77777777" w:rsidR="00382724" w:rsidRDefault="00B37698">
            <w:pPr>
              <w:spacing w:after="0"/>
              <w:jc w:val="center"/>
              <w:rPr>
                <w:rFonts w:eastAsia="MS Mincho"/>
              </w:rPr>
            </w:pPr>
            <w:r>
              <w:rPr>
                <w:rFonts w:ascii="Arial" w:eastAsia="MS Mincho" w:hAnsi="Arial"/>
                <w:color w:val="1D4ED8"/>
                <w:sz w:val="16"/>
              </w:rPr>
              <w:t>P41</w:t>
            </w:r>
          </w:p>
        </w:tc>
        <w:tc>
          <w:tcPr>
            <w:tcW w:w="1041" w:type="dxa"/>
          </w:tcPr>
          <w:p w14:paraId="2874AF91"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1F801708"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0006114" w14:textId="77777777" w:rsidR="00382724" w:rsidRDefault="00382724">
            <w:pPr>
              <w:spacing w:after="0"/>
              <w:jc w:val="center"/>
              <w:rPr>
                <w:rFonts w:eastAsia="MS Mincho"/>
              </w:rPr>
            </w:pPr>
          </w:p>
        </w:tc>
        <w:tc>
          <w:tcPr>
            <w:tcW w:w="1040" w:type="dxa"/>
          </w:tcPr>
          <w:p w14:paraId="79990791"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7EC43491" w14:textId="77777777" w:rsidR="00382724" w:rsidRDefault="00B37698">
            <w:pPr>
              <w:spacing w:after="0"/>
              <w:jc w:val="center"/>
              <w:rPr>
                <w:rFonts w:eastAsia="MS Mincho"/>
              </w:rPr>
            </w:pPr>
            <w:r>
              <w:rPr>
                <w:rFonts w:ascii="Arial" w:eastAsia="MS Mincho" w:hAnsi="Arial"/>
                <w:color w:val="1D4ED8"/>
                <w:sz w:val="16"/>
              </w:rPr>
              <w:t>1.9%</w:t>
            </w:r>
          </w:p>
        </w:tc>
      </w:tr>
      <w:tr w:rsidR="00382724" w14:paraId="330A3C0F" w14:textId="77777777">
        <w:tc>
          <w:tcPr>
            <w:tcW w:w="1039" w:type="dxa"/>
          </w:tcPr>
          <w:p w14:paraId="4BDBFADE" w14:textId="77777777" w:rsidR="00382724" w:rsidRDefault="00B37698">
            <w:pPr>
              <w:spacing w:after="0"/>
              <w:jc w:val="center"/>
              <w:rPr>
                <w:rFonts w:eastAsia="MS Mincho"/>
              </w:rPr>
            </w:pPr>
            <w:r>
              <w:rPr>
                <w:rFonts w:ascii="Arial" w:eastAsia="MS Mincho" w:hAnsi="Arial"/>
                <w:color w:val="1D4ED8"/>
                <w:sz w:val="16"/>
              </w:rPr>
              <w:t>D-101</w:t>
            </w:r>
          </w:p>
        </w:tc>
        <w:tc>
          <w:tcPr>
            <w:tcW w:w="1040" w:type="dxa"/>
          </w:tcPr>
          <w:p w14:paraId="5133E207"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4E72F60B"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B55D31F" w14:textId="77777777" w:rsidR="00382724" w:rsidRDefault="00B37698">
            <w:pPr>
              <w:spacing w:after="0"/>
              <w:jc w:val="center"/>
              <w:rPr>
                <w:rFonts w:eastAsia="MS Mincho"/>
              </w:rPr>
            </w:pPr>
            <w:r>
              <w:rPr>
                <w:rFonts w:ascii="Arial" w:eastAsia="MS Mincho" w:hAnsi="Arial"/>
                <w:color w:val="1D4ED8"/>
                <w:sz w:val="16"/>
              </w:rPr>
              <w:t>P49</w:t>
            </w:r>
          </w:p>
        </w:tc>
        <w:tc>
          <w:tcPr>
            <w:tcW w:w="1041" w:type="dxa"/>
          </w:tcPr>
          <w:p w14:paraId="16911EE9"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585B9188"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BEAF3C9" w14:textId="77777777" w:rsidR="00382724" w:rsidRDefault="00382724">
            <w:pPr>
              <w:spacing w:after="0"/>
              <w:jc w:val="center"/>
              <w:rPr>
                <w:rFonts w:eastAsia="MS Mincho"/>
              </w:rPr>
            </w:pPr>
          </w:p>
        </w:tc>
        <w:tc>
          <w:tcPr>
            <w:tcW w:w="1040" w:type="dxa"/>
          </w:tcPr>
          <w:p w14:paraId="0F9736A5"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37181C80" w14:textId="77777777" w:rsidR="00382724" w:rsidRDefault="00B37698">
            <w:pPr>
              <w:spacing w:after="0"/>
              <w:jc w:val="center"/>
              <w:rPr>
                <w:rFonts w:eastAsia="MS Mincho"/>
              </w:rPr>
            </w:pPr>
            <w:r>
              <w:rPr>
                <w:rFonts w:ascii="Arial" w:eastAsia="MS Mincho" w:hAnsi="Arial"/>
                <w:color w:val="1D4ED8"/>
                <w:sz w:val="16"/>
              </w:rPr>
              <w:t>1.9%</w:t>
            </w:r>
          </w:p>
        </w:tc>
      </w:tr>
      <w:tr w:rsidR="00382724" w14:paraId="0C75DE65" w14:textId="77777777">
        <w:tc>
          <w:tcPr>
            <w:tcW w:w="1039" w:type="dxa"/>
          </w:tcPr>
          <w:p w14:paraId="2AAED1F5" w14:textId="77777777" w:rsidR="00382724" w:rsidRDefault="00B37698">
            <w:pPr>
              <w:spacing w:after="0"/>
              <w:jc w:val="center"/>
              <w:rPr>
                <w:rFonts w:eastAsia="MS Mincho"/>
              </w:rPr>
            </w:pPr>
            <w:r>
              <w:rPr>
                <w:rFonts w:ascii="Arial" w:eastAsia="MS Mincho" w:hAnsi="Arial"/>
                <w:color w:val="1D4ED8"/>
                <w:sz w:val="16"/>
              </w:rPr>
              <w:t>E-101</w:t>
            </w:r>
          </w:p>
        </w:tc>
        <w:tc>
          <w:tcPr>
            <w:tcW w:w="1040" w:type="dxa"/>
          </w:tcPr>
          <w:p w14:paraId="0FB97AED"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59AD7E2F"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6FCEB1BB" w14:textId="77777777" w:rsidR="00382724" w:rsidRDefault="00B37698">
            <w:pPr>
              <w:spacing w:after="0"/>
              <w:jc w:val="center"/>
              <w:rPr>
                <w:rFonts w:eastAsia="MS Mincho"/>
              </w:rPr>
            </w:pPr>
            <w:r>
              <w:rPr>
                <w:rFonts w:ascii="Arial" w:eastAsia="MS Mincho" w:hAnsi="Arial"/>
                <w:color w:val="1D4ED8"/>
                <w:sz w:val="16"/>
              </w:rPr>
              <w:t>P61</w:t>
            </w:r>
          </w:p>
        </w:tc>
        <w:tc>
          <w:tcPr>
            <w:tcW w:w="1041" w:type="dxa"/>
          </w:tcPr>
          <w:p w14:paraId="678538E9"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7CE524B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DBEC47D" w14:textId="77777777" w:rsidR="00382724" w:rsidRDefault="00382724">
            <w:pPr>
              <w:spacing w:after="0"/>
              <w:jc w:val="center"/>
              <w:rPr>
                <w:rFonts w:eastAsia="MS Mincho"/>
              </w:rPr>
            </w:pPr>
          </w:p>
        </w:tc>
        <w:tc>
          <w:tcPr>
            <w:tcW w:w="1040" w:type="dxa"/>
          </w:tcPr>
          <w:p w14:paraId="1A84F635"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79E62066" w14:textId="77777777" w:rsidR="00382724" w:rsidRDefault="00B37698">
            <w:pPr>
              <w:spacing w:after="0"/>
              <w:jc w:val="center"/>
              <w:rPr>
                <w:rFonts w:eastAsia="MS Mincho"/>
              </w:rPr>
            </w:pPr>
            <w:r>
              <w:rPr>
                <w:rFonts w:ascii="Arial" w:eastAsia="MS Mincho" w:hAnsi="Arial"/>
                <w:color w:val="1D4ED8"/>
                <w:sz w:val="16"/>
              </w:rPr>
              <w:t>1.9%</w:t>
            </w:r>
          </w:p>
        </w:tc>
      </w:tr>
      <w:tr w:rsidR="00382724" w14:paraId="2CDCA356" w14:textId="77777777">
        <w:tc>
          <w:tcPr>
            <w:tcW w:w="1039" w:type="dxa"/>
          </w:tcPr>
          <w:p w14:paraId="20E18D8D" w14:textId="77777777" w:rsidR="00382724" w:rsidRDefault="00B37698">
            <w:pPr>
              <w:spacing w:after="0"/>
              <w:jc w:val="center"/>
              <w:rPr>
                <w:rFonts w:eastAsia="MS Mincho"/>
              </w:rPr>
            </w:pPr>
            <w:r>
              <w:rPr>
                <w:rFonts w:ascii="Arial" w:eastAsia="MS Mincho" w:hAnsi="Arial"/>
                <w:color w:val="1D4ED8"/>
                <w:sz w:val="16"/>
              </w:rPr>
              <w:t>F-101</w:t>
            </w:r>
          </w:p>
        </w:tc>
        <w:tc>
          <w:tcPr>
            <w:tcW w:w="1040" w:type="dxa"/>
          </w:tcPr>
          <w:p w14:paraId="0800314B" w14:textId="77777777" w:rsidR="00382724" w:rsidRDefault="00B37698">
            <w:pPr>
              <w:spacing w:after="0"/>
              <w:jc w:val="center"/>
              <w:rPr>
                <w:rFonts w:eastAsia="MS Mincho"/>
              </w:rPr>
            </w:pPr>
            <w:r>
              <w:rPr>
                <w:rFonts w:ascii="Arial" w:eastAsia="MS Mincho" w:hAnsi="Arial"/>
                <w:color w:val="1D4ED8"/>
                <w:sz w:val="16"/>
              </w:rPr>
              <w:t>E</w:t>
            </w:r>
          </w:p>
        </w:tc>
        <w:tc>
          <w:tcPr>
            <w:tcW w:w="1040" w:type="dxa"/>
          </w:tcPr>
          <w:p w14:paraId="0A6FC046"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7C2FEF7A" w14:textId="77777777" w:rsidR="00382724" w:rsidRDefault="00B37698">
            <w:pPr>
              <w:spacing w:after="0"/>
              <w:jc w:val="center"/>
              <w:rPr>
                <w:rFonts w:eastAsia="MS Mincho"/>
              </w:rPr>
            </w:pPr>
            <w:r>
              <w:rPr>
                <w:rFonts w:ascii="Arial" w:eastAsia="MS Mincho" w:hAnsi="Arial"/>
                <w:color w:val="1D4ED8"/>
                <w:sz w:val="16"/>
              </w:rPr>
              <w:t>P71</w:t>
            </w:r>
          </w:p>
        </w:tc>
        <w:tc>
          <w:tcPr>
            <w:tcW w:w="1041" w:type="dxa"/>
          </w:tcPr>
          <w:p w14:paraId="56032869" w14:textId="77777777" w:rsidR="00382724" w:rsidRDefault="00B37698">
            <w:pPr>
              <w:spacing w:after="0"/>
              <w:jc w:val="center"/>
              <w:rPr>
                <w:rFonts w:eastAsia="MS Mincho"/>
              </w:rPr>
            </w:pPr>
            <w:r>
              <w:rPr>
                <w:rFonts w:ascii="Arial" w:eastAsia="MS Mincho" w:hAnsi="Arial"/>
                <w:color w:val="1D4ED8"/>
                <w:sz w:val="16"/>
              </w:rPr>
              <w:t>2049</w:t>
            </w:r>
          </w:p>
        </w:tc>
        <w:tc>
          <w:tcPr>
            <w:tcW w:w="1040" w:type="dxa"/>
          </w:tcPr>
          <w:p w14:paraId="52321F2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67E31C26" w14:textId="77777777" w:rsidR="00382724" w:rsidRDefault="00382724">
            <w:pPr>
              <w:spacing w:after="0"/>
              <w:jc w:val="center"/>
              <w:rPr>
                <w:rFonts w:eastAsia="MS Mincho"/>
              </w:rPr>
            </w:pPr>
          </w:p>
        </w:tc>
        <w:tc>
          <w:tcPr>
            <w:tcW w:w="1040" w:type="dxa"/>
          </w:tcPr>
          <w:p w14:paraId="0EBBC1FD" w14:textId="77777777" w:rsidR="00382724" w:rsidRDefault="00B37698">
            <w:pPr>
              <w:spacing w:after="0"/>
              <w:jc w:val="center"/>
              <w:rPr>
                <w:rFonts w:eastAsia="MS Mincho"/>
              </w:rPr>
            </w:pPr>
            <w:r>
              <w:rPr>
                <w:rFonts w:ascii="Arial" w:eastAsia="MS Mincho" w:hAnsi="Arial"/>
                <w:color w:val="1D4ED8"/>
                <w:sz w:val="16"/>
              </w:rPr>
              <w:t>2255</w:t>
            </w:r>
          </w:p>
        </w:tc>
        <w:tc>
          <w:tcPr>
            <w:tcW w:w="1040" w:type="dxa"/>
          </w:tcPr>
          <w:p w14:paraId="540DB4C4" w14:textId="77777777" w:rsidR="00382724" w:rsidRDefault="00B37698">
            <w:pPr>
              <w:spacing w:after="0"/>
              <w:jc w:val="center"/>
              <w:rPr>
                <w:rFonts w:eastAsia="MS Mincho"/>
              </w:rPr>
            </w:pPr>
            <w:r>
              <w:rPr>
                <w:rFonts w:ascii="Arial" w:eastAsia="MS Mincho" w:hAnsi="Arial"/>
                <w:color w:val="1D4ED8"/>
                <w:sz w:val="16"/>
              </w:rPr>
              <w:t>1.9%</w:t>
            </w:r>
          </w:p>
        </w:tc>
      </w:tr>
      <w:tr w:rsidR="00382724" w14:paraId="60D32D04" w14:textId="77777777">
        <w:tc>
          <w:tcPr>
            <w:tcW w:w="1039" w:type="dxa"/>
          </w:tcPr>
          <w:p w14:paraId="2772F5CE" w14:textId="77777777" w:rsidR="00382724" w:rsidRDefault="00B37698">
            <w:pPr>
              <w:spacing w:after="0"/>
              <w:jc w:val="center"/>
              <w:rPr>
                <w:rFonts w:eastAsia="MS Mincho"/>
              </w:rPr>
            </w:pPr>
            <w:r>
              <w:rPr>
                <w:rFonts w:ascii="Arial" w:eastAsia="MS Mincho" w:hAnsi="Arial"/>
                <w:color w:val="1D4ED8"/>
                <w:sz w:val="16"/>
              </w:rPr>
              <w:t>F-102</w:t>
            </w:r>
          </w:p>
        </w:tc>
        <w:tc>
          <w:tcPr>
            <w:tcW w:w="1040" w:type="dxa"/>
          </w:tcPr>
          <w:p w14:paraId="004CB855"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1A4835DA"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F469CAC" w14:textId="77777777" w:rsidR="00382724" w:rsidRDefault="00B37698">
            <w:pPr>
              <w:spacing w:after="0"/>
              <w:jc w:val="center"/>
              <w:rPr>
                <w:rFonts w:eastAsia="MS Mincho"/>
              </w:rPr>
            </w:pPr>
            <w:r>
              <w:rPr>
                <w:rFonts w:ascii="Arial" w:eastAsia="MS Mincho" w:hAnsi="Arial"/>
                <w:color w:val="1D4ED8"/>
                <w:sz w:val="16"/>
              </w:rPr>
              <w:t>P70</w:t>
            </w:r>
          </w:p>
        </w:tc>
        <w:tc>
          <w:tcPr>
            <w:tcW w:w="1041" w:type="dxa"/>
          </w:tcPr>
          <w:p w14:paraId="32F56EB3"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0CA48A85"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F62BA5A" w14:textId="77777777" w:rsidR="00382724" w:rsidRDefault="00382724">
            <w:pPr>
              <w:spacing w:after="0"/>
              <w:jc w:val="center"/>
              <w:rPr>
                <w:rFonts w:eastAsia="MS Mincho"/>
              </w:rPr>
            </w:pPr>
          </w:p>
        </w:tc>
        <w:tc>
          <w:tcPr>
            <w:tcW w:w="1040" w:type="dxa"/>
          </w:tcPr>
          <w:p w14:paraId="2993E4B7"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29BA080A" w14:textId="77777777" w:rsidR="00382724" w:rsidRDefault="00B37698">
            <w:pPr>
              <w:spacing w:after="0"/>
              <w:jc w:val="center"/>
              <w:rPr>
                <w:rFonts w:eastAsia="MS Mincho"/>
              </w:rPr>
            </w:pPr>
            <w:r>
              <w:rPr>
                <w:rFonts w:ascii="Arial" w:eastAsia="MS Mincho" w:hAnsi="Arial"/>
                <w:color w:val="1D4ED8"/>
                <w:sz w:val="16"/>
              </w:rPr>
              <w:t>1.9%</w:t>
            </w:r>
          </w:p>
        </w:tc>
      </w:tr>
      <w:tr w:rsidR="00382724" w14:paraId="2699D5F2" w14:textId="77777777">
        <w:tc>
          <w:tcPr>
            <w:tcW w:w="1039" w:type="dxa"/>
          </w:tcPr>
          <w:p w14:paraId="2072D3F0" w14:textId="77777777" w:rsidR="00382724" w:rsidRDefault="00B37698">
            <w:pPr>
              <w:spacing w:after="0"/>
              <w:jc w:val="center"/>
              <w:rPr>
                <w:rFonts w:eastAsia="MS Mincho"/>
              </w:rPr>
            </w:pPr>
            <w:r>
              <w:rPr>
                <w:rFonts w:ascii="Arial" w:eastAsia="MS Mincho" w:hAnsi="Arial"/>
                <w:color w:val="1D4ED8"/>
                <w:sz w:val="16"/>
              </w:rPr>
              <w:t>A-102</w:t>
            </w:r>
          </w:p>
        </w:tc>
        <w:tc>
          <w:tcPr>
            <w:tcW w:w="1040" w:type="dxa"/>
          </w:tcPr>
          <w:p w14:paraId="70395DB9" w14:textId="77777777" w:rsidR="00382724" w:rsidRDefault="00B37698">
            <w:pPr>
              <w:spacing w:after="0"/>
              <w:jc w:val="center"/>
              <w:rPr>
                <w:rFonts w:eastAsia="MS Mincho"/>
              </w:rPr>
            </w:pPr>
            <w:r>
              <w:rPr>
                <w:rFonts w:ascii="Arial" w:eastAsia="MS Mincho" w:hAnsi="Arial"/>
                <w:color w:val="1D4ED8"/>
                <w:sz w:val="16"/>
              </w:rPr>
              <w:t>F</w:t>
            </w:r>
          </w:p>
        </w:tc>
        <w:tc>
          <w:tcPr>
            <w:tcW w:w="1040" w:type="dxa"/>
          </w:tcPr>
          <w:p w14:paraId="63CD839B"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5E3EC5D2" w14:textId="77777777" w:rsidR="00382724" w:rsidRDefault="00B37698">
            <w:pPr>
              <w:spacing w:after="0"/>
              <w:jc w:val="center"/>
              <w:rPr>
                <w:rFonts w:eastAsia="MS Mincho"/>
              </w:rPr>
            </w:pPr>
            <w:r>
              <w:rPr>
                <w:rFonts w:ascii="Arial" w:eastAsia="MS Mincho" w:hAnsi="Arial"/>
                <w:color w:val="1D4ED8"/>
                <w:sz w:val="16"/>
              </w:rPr>
              <w:t>P14</w:t>
            </w:r>
          </w:p>
        </w:tc>
        <w:tc>
          <w:tcPr>
            <w:tcW w:w="1041" w:type="dxa"/>
          </w:tcPr>
          <w:p w14:paraId="2937F470"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62A93CC9"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118DCB88" w14:textId="77777777" w:rsidR="00382724" w:rsidRDefault="00382724">
            <w:pPr>
              <w:spacing w:after="0"/>
              <w:jc w:val="center"/>
              <w:rPr>
                <w:rFonts w:eastAsia="MS Mincho"/>
              </w:rPr>
            </w:pPr>
          </w:p>
        </w:tc>
        <w:tc>
          <w:tcPr>
            <w:tcW w:w="1040" w:type="dxa"/>
          </w:tcPr>
          <w:p w14:paraId="07C5D216"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4B1959E0" w14:textId="77777777" w:rsidR="00382724" w:rsidRDefault="00B37698">
            <w:pPr>
              <w:spacing w:after="0"/>
              <w:jc w:val="center"/>
              <w:rPr>
                <w:rFonts w:eastAsia="MS Mincho"/>
              </w:rPr>
            </w:pPr>
            <w:r>
              <w:rPr>
                <w:rFonts w:ascii="Arial" w:eastAsia="MS Mincho" w:hAnsi="Arial"/>
                <w:color w:val="1D4ED8"/>
                <w:sz w:val="16"/>
              </w:rPr>
              <w:t>1.9%</w:t>
            </w:r>
          </w:p>
        </w:tc>
      </w:tr>
      <w:tr w:rsidR="00382724" w14:paraId="471CC6CE" w14:textId="77777777">
        <w:tc>
          <w:tcPr>
            <w:tcW w:w="1039" w:type="dxa"/>
          </w:tcPr>
          <w:p w14:paraId="76B16A25" w14:textId="77777777" w:rsidR="00382724" w:rsidRDefault="00B37698">
            <w:pPr>
              <w:spacing w:after="0"/>
              <w:jc w:val="center"/>
              <w:rPr>
                <w:rFonts w:eastAsia="MS Mincho"/>
              </w:rPr>
            </w:pPr>
            <w:r>
              <w:rPr>
                <w:rFonts w:ascii="Arial" w:eastAsia="MS Mincho" w:hAnsi="Arial"/>
                <w:color w:val="1D4ED8"/>
                <w:sz w:val="16"/>
              </w:rPr>
              <w:t>B-102</w:t>
            </w:r>
          </w:p>
        </w:tc>
        <w:tc>
          <w:tcPr>
            <w:tcW w:w="1040" w:type="dxa"/>
          </w:tcPr>
          <w:p w14:paraId="0F42075A"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7320CF8C"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4CC7357B" w14:textId="77777777" w:rsidR="00382724" w:rsidRDefault="00B37698">
            <w:pPr>
              <w:spacing w:after="0"/>
              <w:jc w:val="center"/>
              <w:rPr>
                <w:rFonts w:eastAsia="MS Mincho"/>
              </w:rPr>
            </w:pPr>
            <w:r>
              <w:rPr>
                <w:rFonts w:ascii="Arial" w:eastAsia="MS Mincho" w:hAnsi="Arial"/>
                <w:color w:val="1D4ED8"/>
                <w:sz w:val="16"/>
              </w:rPr>
              <w:t>P22</w:t>
            </w:r>
          </w:p>
        </w:tc>
        <w:tc>
          <w:tcPr>
            <w:tcW w:w="1041" w:type="dxa"/>
          </w:tcPr>
          <w:p w14:paraId="115B80D6"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7E6A3A5A"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4C4D79C4" w14:textId="77777777" w:rsidR="00382724" w:rsidRDefault="00382724">
            <w:pPr>
              <w:spacing w:after="0"/>
              <w:jc w:val="center"/>
              <w:rPr>
                <w:rFonts w:eastAsia="MS Mincho"/>
              </w:rPr>
            </w:pPr>
          </w:p>
        </w:tc>
        <w:tc>
          <w:tcPr>
            <w:tcW w:w="1040" w:type="dxa"/>
          </w:tcPr>
          <w:p w14:paraId="534543C5"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2345C82A" w14:textId="77777777" w:rsidR="00382724" w:rsidRDefault="00B37698">
            <w:pPr>
              <w:spacing w:after="0"/>
              <w:jc w:val="center"/>
              <w:rPr>
                <w:rFonts w:eastAsia="MS Mincho"/>
              </w:rPr>
            </w:pPr>
            <w:r>
              <w:rPr>
                <w:rFonts w:ascii="Arial" w:eastAsia="MS Mincho" w:hAnsi="Arial"/>
                <w:color w:val="1D4ED8"/>
                <w:sz w:val="16"/>
              </w:rPr>
              <w:t>1.9%</w:t>
            </w:r>
          </w:p>
        </w:tc>
      </w:tr>
      <w:tr w:rsidR="00382724" w14:paraId="2723D072" w14:textId="77777777">
        <w:tc>
          <w:tcPr>
            <w:tcW w:w="1039" w:type="dxa"/>
          </w:tcPr>
          <w:p w14:paraId="3603949E" w14:textId="77777777" w:rsidR="00382724" w:rsidRDefault="00B37698">
            <w:pPr>
              <w:spacing w:after="0"/>
              <w:jc w:val="center"/>
              <w:rPr>
                <w:rFonts w:eastAsia="MS Mincho"/>
              </w:rPr>
            </w:pPr>
            <w:r>
              <w:rPr>
                <w:rFonts w:ascii="Arial" w:eastAsia="MS Mincho" w:hAnsi="Arial"/>
                <w:color w:val="1D4ED8"/>
                <w:sz w:val="16"/>
              </w:rPr>
              <w:t>C-102</w:t>
            </w:r>
          </w:p>
        </w:tc>
        <w:tc>
          <w:tcPr>
            <w:tcW w:w="1040" w:type="dxa"/>
          </w:tcPr>
          <w:p w14:paraId="42694BB0"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5C89740E" w14:textId="77777777" w:rsidR="00382724" w:rsidRDefault="00B37698">
            <w:pPr>
              <w:spacing w:after="0"/>
              <w:jc w:val="center"/>
              <w:rPr>
                <w:rFonts w:eastAsia="MS Mincho"/>
              </w:rPr>
            </w:pPr>
            <w:r>
              <w:rPr>
                <w:rFonts w:ascii="Arial" w:eastAsia="MS Mincho" w:hAnsi="Arial"/>
                <w:color w:val="1D4ED8"/>
                <w:sz w:val="16"/>
              </w:rPr>
              <w:t>I</w:t>
            </w:r>
          </w:p>
        </w:tc>
        <w:tc>
          <w:tcPr>
            <w:tcW w:w="1040" w:type="dxa"/>
          </w:tcPr>
          <w:p w14:paraId="2036241D" w14:textId="77777777" w:rsidR="00382724" w:rsidRDefault="00B37698">
            <w:pPr>
              <w:spacing w:after="0"/>
              <w:jc w:val="center"/>
              <w:rPr>
                <w:rFonts w:eastAsia="MS Mincho"/>
              </w:rPr>
            </w:pPr>
            <w:r>
              <w:rPr>
                <w:rFonts w:ascii="Arial" w:eastAsia="MS Mincho" w:hAnsi="Arial"/>
                <w:color w:val="1D4ED8"/>
                <w:sz w:val="16"/>
              </w:rPr>
              <w:t>P40</w:t>
            </w:r>
          </w:p>
        </w:tc>
        <w:tc>
          <w:tcPr>
            <w:tcW w:w="1041" w:type="dxa"/>
          </w:tcPr>
          <w:p w14:paraId="58143D02"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1B7552B7"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7EF2F9EA" w14:textId="77777777" w:rsidR="00382724" w:rsidRDefault="00382724">
            <w:pPr>
              <w:spacing w:after="0"/>
              <w:jc w:val="center"/>
              <w:rPr>
                <w:rFonts w:eastAsia="MS Mincho"/>
              </w:rPr>
            </w:pPr>
          </w:p>
        </w:tc>
        <w:tc>
          <w:tcPr>
            <w:tcW w:w="1040" w:type="dxa"/>
          </w:tcPr>
          <w:p w14:paraId="4A6A7221"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70A93A05" w14:textId="77777777" w:rsidR="00382724" w:rsidRDefault="00B37698">
            <w:pPr>
              <w:spacing w:after="0"/>
              <w:jc w:val="center"/>
              <w:rPr>
                <w:rFonts w:eastAsia="MS Mincho"/>
              </w:rPr>
            </w:pPr>
            <w:r>
              <w:rPr>
                <w:rFonts w:ascii="Arial" w:eastAsia="MS Mincho" w:hAnsi="Arial"/>
                <w:color w:val="1D4ED8"/>
                <w:sz w:val="16"/>
              </w:rPr>
              <w:t>1.9%</w:t>
            </w:r>
          </w:p>
        </w:tc>
      </w:tr>
      <w:tr w:rsidR="00382724" w14:paraId="412879C9" w14:textId="77777777">
        <w:tc>
          <w:tcPr>
            <w:tcW w:w="1039" w:type="dxa"/>
          </w:tcPr>
          <w:p w14:paraId="24007E5B" w14:textId="77777777" w:rsidR="00382724" w:rsidRDefault="00B37698">
            <w:pPr>
              <w:spacing w:after="0"/>
              <w:jc w:val="center"/>
              <w:rPr>
                <w:rFonts w:eastAsia="MS Mincho"/>
              </w:rPr>
            </w:pPr>
            <w:r>
              <w:rPr>
                <w:rFonts w:ascii="Arial" w:eastAsia="MS Mincho" w:hAnsi="Arial"/>
                <w:color w:val="1D4ED8"/>
                <w:sz w:val="16"/>
              </w:rPr>
              <w:t>D-102</w:t>
            </w:r>
          </w:p>
        </w:tc>
        <w:tc>
          <w:tcPr>
            <w:tcW w:w="1040" w:type="dxa"/>
          </w:tcPr>
          <w:p w14:paraId="41FC33D6" w14:textId="77777777" w:rsidR="00382724" w:rsidRDefault="00B37698">
            <w:pPr>
              <w:spacing w:after="0"/>
              <w:jc w:val="center"/>
              <w:rPr>
                <w:rFonts w:eastAsia="MS Mincho"/>
              </w:rPr>
            </w:pPr>
            <w:r>
              <w:rPr>
                <w:rFonts w:ascii="Arial" w:eastAsia="MS Mincho" w:hAnsi="Arial"/>
                <w:color w:val="1D4ED8"/>
                <w:sz w:val="16"/>
              </w:rPr>
              <w:t>F</w:t>
            </w:r>
          </w:p>
        </w:tc>
        <w:tc>
          <w:tcPr>
            <w:tcW w:w="1040" w:type="dxa"/>
          </w:tcPr>
          <w:p w14:paraId="035D7D3A"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3499BD70" w14:textId="77777777" w:rsidR="00382724" w:rsidRDefault="00B37698">
            <w:pPr>
              <w:spacing w:after="0"/>
              <w:jc w:val="center"/>
              <w:rPr>
                <w:rFonts w:eastAsia="MS Mincho"/>
              </w:rPr>
            </w:pPr>
            <w:r>
              <w:rPr>
                <w:rFonts w:ascii="Arial" w:eastAsia="MS Mincho" w:hAnsi="Arial"/>
                <w:color w:val="1D4ED8"/>
                <w:sz w:val="16"/>
              </w:rPr>
              <w:t>P50</w:t>
            </w:r>
          </w:p>
        </w:tc>
        <w:tc>
          <w:tcPr>
            <w:tcW w:w="1041" w:type="dxa"/>
          </w:tcPr>
          <w:p w14:paraId="09054157" w14:textId="77777777" w:rsidR="00382724" w:rsidRDefault="00B37698">
            <w:pPr>
              <w:spacing w:after="0"/>
              <w:jc w:val="center"/>
              <w:rPr>
                <w:rFonts w:eastAsia="MS Mincho"/>
              </w:rPr>
            </w:pPr>
            <w:r>
              <w:rPr>
                <w:rFonts w:ascii="Arial" w:eastAsia="MS Mincho" w:hAnsi="Arial"/>
                <w:color w:val="1D4ED8"/>
                <w:sz w:val="16"/>
              </w:rPr>
              <w:t>2116</w:t>
            </w:r>
          </w:p>
        </w:tc>
        <w:tc>
          <w:tcPr>
            <w:tcW w:w="1040" w:type="dxa"/>
          </w:tcPr>
          <w:p w14:paraId="29A85D4E"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3B1043BE" w14:textId="77777777" w:rsidR="00382724" w:rsidRDefault="00382724">
            <w:pPr>
              <w:spacing w:after="0"/>
              <w:jc w:val="center"/>
              <w:rPr>
                <w:rFonts w:eastAsia="MS Mincho"/>
              </w:rPr>
            </w:pPr>
          </w:p>
        </w:tc>
        <w:tc>
          <w:tcPr>
            <w:tcW w:w="1040" w:type="dxa"/>
          </w:tcPr>
          <w:p w14:paraId="7A0391A8" w14:textId="77777777" w:rsidR="00382724" w:rsidRDefault="00B37698">
            <w:pPr>
              <w:spacing w:after="0"/>
              <w:jc w:val="center"/>
              <w:rPr>
                <w:rFonts w:eastAsia="MS Mincho"/>
              </w:rPr>
            </w:pPr>
            <w:r>
              <w:rPr>
                <w:rFonts w:ascii="Arial" w:eastAsia="MS Mincho" w:hAnsi="Arial"/>
                <w:color w:val="1D4ED8"/>
                <w:sz w:val="16"/>
              </w:rPr>
              <w:t>2322</w:t>
            </w:r>
          </w:p>
        </w:tc>
        <w:tc>
          <w:tcPr>
            <w:tcW w:w="1040" w:type="dxa"/>
          </w:tcPr>
          <w:p w14:paraId="75F7DEBA" w14:textId="77777777" w:rsidR="00382724" w:rsidRDefault="00B37698">
            <w:pPr>
              <w:spacing w:after="0"/>
              <w:jc w:val="center"/>
              <w:rPr>
                <w:rFonts w:eastAsia="MS Mincho"/>
              </w:rPr>
            </w:pPr>
            <w:r>
              <w:rPr>
                <w:rFonts w:ascii="Arial" w:eastAsia="MS Mincho" w:hAnsi="Arial"/>
                <w:color w:val="1D4ED8"/>
                <w:sz w:val="16"/>
              </w:rPr>
              <w:t>1.9%</w:t>
            </w:r>
          </w:p>
        </w:tc>
      </w:tr>
      <w:tr w:rsidR="00382724" w14:paraId="2F29E6F2" w14:textId="77777777">
        <w:tc>
          <w:tcPr>
            <w:tcW w:w="1039" w:type="dxa"/>
          </w:tcPr>
          <w:p w14:paraId="48D4E35E" w14:textId="77777777" w:rsidR="00382724" w:rsidRDefault="00B37698">
            <w:pPr>
              <w:spacing w:after="0"/>
              <w:jc w:val="center"/>
              <w:rPr>
                <w:rFonts w:eastAsia="MS Mincho"/>
              </w:rPr>
            </w:pPr>
            <w:r>
              <w:rPr>
                <w:rFonts w:ascii="Arial" w:eastAsia="MS Mincho" w:hAnsi="Arial"/>
                <w:color w:val="1D4ED8"/>
                <w:sz w:val="16"/>
              </w:rPr>
              <w:t>E-102</w:t>
            </w:r>
          </w:p>
        </w:tc>
        <w:tc>
          <w:tcPr>
            <w:tcW w:w="1040" w:type="dxa"/>
          </w:tcPr>
          <w:p w14:paraId="2A2374B3" w14:textId="77777777" w:rsidR="00382724" w:rsidRDefault="00B37698">
            <w:pPr>
              <w:spacing w:after="0"/>
              <w:jc w:val="center"/>
              <w:rPr>
                <w:rFonts w:eastAsia="MS Mincho"/>
              </w:rPr>
            </w:pPr>
            <w:r>
              <w:rPr>
                <w:rFonts w:ascii="Arial" w:eastAsia="MS Mincho" w:hAnsi="Arial"/>
                <w:color w:val="1D4ED8"/>
                <w:sz w:val="16"/>
              </w:rPr>
              <w:t>G</w:t>
            </w:r>
          </w:p>
        </w:tc>
        <w:tc>
          <w:tcPr>
            <w:tcW w:w="1040" w:type="dxa"/>
          </w:tcPr>
          <w:p w14:paraId="2D40D1EB" w14:textId="77777777" w:rsidR="00382724" w:rsidRDefault="00B37698">
            <w:pPr>
              <w:spacing w:after="0"/>
              <w:jc w:val="center"/>
              <w:rPr>
                <w:rFonts w:eastAsia="MS Mincho"/>
              </w:rPr>
            </w:pPr>
            <w:r>
              <w:rPr>
                <w:rFonts w:ascii="Arial" w:eastAsia="MS Mincho" w:hAnsi="Arial"/>
                <w:color w:val="1D4ED8"/>
                <w:sz w:val="16"/>
              </w:rPr>
              <w:t>II</w:t>
            </w:r>
          </w:p>
        </w:tc>
        <w:tc>
          <w:tcPr>
            <w:tcW w:w="1040" w:type="dxa"/>
          </w:tcPr>
          <w:p w14:paraId="2AC1E483" w14:textId="77777777" w:rsidR="00382724" w:rsidRDefault="00B37698">
            <w:pPr>
              <w:spacing w:after="0"/>
              <w:jc w:val="center"/>
              <w:rPr>
                <w:rFonts w:eastAsia="MS Mincho"/>
              </w:rPr>
            </w:pPr>
            <w:r>
              <w:rPr>
                <w:rFonts w:ascii="Arial" w:eastAsia="MS Mincho" w:hAnsi="Arial"/>
                <w:color w:val="1D4ED8"/>
                <w:sz w:val="16"/>
              </w:rPr>
              <w:t>P62</w:t>
            </w:r>
          </w:p>
        </w:tc>
        <w:tc>
          <w:tcPr>
            <w:tcW w:w="1041" w:type="dxa"/>
          </w:tcPr>
          <w:p w14:paraId="6B683BA5" w14:textId="77777777" w:rsidR="00382724" w:rsidRDefault="00B37698">
            <w:pPr>
              <w:spacing w:after="0"/>
              <w:jc w:val="center"/>
              <w:rPr>
                <w:rFonts w:eastAsia="MS Mincho"/>
              </w:rPr>
            </w:pPr>
            <w:r>
              <w:rPr>
                <w:rFonts w:ascii="Arial" w:eastAsia="MS Mincho" w:hAnsi="Arial"/>
                <w:color w:val="1D4ED8"/>
                <w:sz w:val="16"/>
              </w:rPr>
              <w:t>2088</w:t>
            </w:r>
          </w:p>
        </w:tc>
        <w:tc>
          <w:tcPr>
            <w:tcW w:w="1040" w:type="dxa"/>
          </w:tcPr>
          <w:p w14:paraId="18C522C7" w14:textId="77777777" w:rsidR="00382724" w:rsidRDefault="00B37698">
            <w:pPr>
              <w:spacing w:after="0"/>
              <w:jc w:val="center"/>
              <w:rPr>
                <w:rFonts w:eastAsia="MS Mincho"/>
              </w:rPr>
            </w:pPr>
            <w:r>
              <w:rPr>
                <w:rFonts w:ascii="Arial" w:eastAsia="MS Mincho" w:hAnsi="Arial"/>
                <w:color w:val="1D4ED8"/>
                <w:sz w:val="16"/>
              </w:rPr>
              <w:t>206</w:t>
            </w:r>
          </w:p>
        </w:tc>
        <w:tc>
          <w:tcPr>
            <w:tcW w:w="1040" w:type="dxa"/>
          </w:tcPr>
          <w:p w14:paraId="5DD3ED41" w14:textId="77777777" w:rsidR="00382724" w:rsidRDefault="00382724">
            <w:pPr>
              <w:spacing w:after="0"/>
              <w:jc w:val="center"/>
              <w:rPr>
                <w:rFonts w:eastAsia="MS Mincho"/>
              </w:rPr>
            </w:pPr>
          </w:p>
        </w:tc>
        <w:tc>
          <w:tcPr>
            <w:tcW w:w="1040" w:type="dxa"/>
          </w:tcPr>
          <w:p w14:paraId="2641C2F6" w14:textId="77777777" w:rsidR="00382724" w:rsidRDefault="00B37698">
            <w:pPr>
              <w:spacing w:after="0"/>
              <w:jc w:val="center"/>
              <w:rPr>
                <w:rFonts w:eastAsia="MS Mincho"/>
              </w:rPr>
            </w:pPr>
            <w:r>
              <w:rPr>
                <w:rFonts w:ascii="Arial" w:eastAsia="MS Mincho" w:hAnsi="Arial"/>
                <w:color w:val="1D4ED8"/>
                <w:sz w:val="16"/>
              </w:rPr>
              <w:t>2294</w:t>
            </w:r>
          </w:p>
        </w:tc>
        <w:tc>
          <w:tcPr>
            <w:tcW w:w="1040" w:type="dxa"/>
          </w:tcPr>
          <w:p w14:paraId="43E123DE" w14:textId="77777777" w:rsidR="00382724" w:rsidRDefault="00B37698">
            <w:pPr>
              <w:spacing w:after="0"/>
              <w:jc w:val="center"/>
              <w:rPr>
                <w:rFonts w:eastAsia="MS Mincho"/>
              </w:rPr>
            </w:pPr>
            <w:r>
              <w:rPr>
                <w:rFonts w:ascii="Arial" w:eastAsia="MS Mincho" w:hAnsi="Arial"/>
                <w:color w:val="1D4ED8"/>
                <w:sz w:val="16"/>
              </w:rPr>
              <w:t>1.9%</w:t>
            </w:r>
          </w:p>
        </w:tc>
      </w:tr>
      <w:tr w:rsidR="00382724" w14:paraId="4B84DE75" w14:textId="77777777">
        <w:tc>
          <w:tcPr>
            <w:tcW w:w="1039" w:type="dxa"/>
          </w:tcPr>
          <w:p w14:paraId="758DAFF2" w14:textId="77777777" w:rsidR="00382724" w:rsidRDefault="00382724">
            <w:pPr>
              <w:spacing w:after="0"/>
              <w:jc w:val="center"/>
              <w:rPr>
                <w:rFonts w:eastAsia="MS Mincho"/>
              </w:rPr>
            </w:pPr>
          </w:p>
        </w:tc>
        <w:tc>
          <w:tcPr>
            <w:tcW w:w="1040" w:type="dxa"/>
          </w:tcPr>
          <w:p w14:paraId="57A3D58B" w14:textId="77777777" w:rsidR="00382724" w:rsidRDefault="00382724">
            <w:pPr>
              <w:spacing w:after="0"/>
              <w:jc w:val="center"/>
              <w:rPr>
                <w:rFonts w:eastAsia="MS Mincho"/>
              </w:rPr>
            </w:pPr>
          </w:p>
        </w:tc>
        <w:tc>
          <w:tcPr>
            <w:tcW w:w="1040" w:type="dxa"/>
          </w:tcPr>
          <w:p w14:paraId="43440E70" w14:textId="77777777" w:rsidR="00382724" w:rsidRDefault="00382724">
            <w:pPr>
              <w:spacing w:after="0"/>
              <w:jc w:val="center"/>
              <w:rPr>
                <w:rFonts w:eastAsia="MS Mincho"/>
              </w:rPr>
            </w:pPr>
          </w:p>
        </w:tc>
        <w:tc>
          <w:tcPr>
            <w:tcW w:w="1040" w:type="dxa"/>
          </w:tcPr>
          <w:p w14:paraId="24EAA978" w14:textId="77777777" w:rsidR="00382724" w:rsidRDefault="00B37698">
            <w:pPr>
              <w:spacing w:after="0"/>
              <w:jc w:val="center"/>
              <w:rPr>
                <w:rFonts w:eastAsia="MS Mincho"/>
              </w:rPr>
            </w:pPr>
            <w:r>
              <w:rPr>
                <w:rFonts w:ascii="Arial" w:eastAsia="MS Mincho" w:hAnsi="Arial"/>
                <w:b/>
                <w:color w:val="1D4ED8"/>
                <w:sz w:val="16"/>
              </w:rPr>
              <w:t>Totals</w:t>
            </w:r>
          </w:p>
        </w:tc>
        <w:tc>
          <w:tcPr>
            <w:tcW w:w="1041" w:type="dxa"/>
          </w:tcPr>
          <w:p w14:paraId="59741EB5" w14:textId="77777777" w:rsidR="00382724" w:rsidRDefault="00382724">
            <w:pPr>
              <w:spacing w:after="0"/>
              <w:jc w:val="center"/>
              <w:rPr>
                <w:rFonts w:eastAsia="MS Mincho"/>
              </w:rPr>
            </w:pPr>
          </w:p>
        </w:tc>
        <w:tc>
          <w:tcPr>
            <w:tcW w:w="1040" w:type="dxa"/>
          </w:tcPr>
          <w:p w14:paraId="56CAF5D8" w14:textId="77777777" w:rsidR="00382724" w:rsidRDefault="00382724">
            <w:pPr>
              <w:spacing w:after="0"/>
              <w:jc w:val="center"/>
              <w:rPr>
                <w:rFonts w:eastAsia="MS Mincho"/>
              </w:rPr>
            </w:pPr>
          </w:p>
        </w:tc>
        <w:tc>
          <w:tcPr>
            <w:tcW w:w="1040" w:type="dxa"/>
          </w:tcPr>
          <w:p w14:paraId="4346557B" w14:textId="77777777" w:rsidR="00382724" w:rsidRDefault="00382724">
            <w:pPr>
              <w:spacing w:after="0"/>
              <w:jc w:val="center"/>
              <w:rPr>
                <w:rFonts w:eastAsia="MS Mincho"/>
              </w:rPr>
            </w:pPr>
          </w:p>
        </w:tc>
        <w:tc>
          <w:tcPr>
            <w:tcW w:w="1040" w:type="dxa"/>
          </w:tcPr>
          <w:p w14:paraId="7C4A2CBE" w14:textId="77777777" w:rsidR="00382724" w:rsidRDefault="00382724">
            <w:pPr>
              <w:spacing w:after="0"/>
              <w:jc w:val="center"/>
              <w:rPr>
                <w:rFonts w:eastAsia="MS Mincho"/>
              </w:rPr>
            </w:pPr>
          </w:p>
        </w:tc>
        <w:tc>
          <w:tcPr>
            <w:tcW w:w="1040" w:type="dxa"/>
          </w:tcPr>
          <w:p w14:paraId="44A365CA" w14:textId="77777777" w:rsidR="00382724" w:rsidRDefault="00B37698">
            <w:pPr>
              <w:spacing w:after="0"/>
              <w:jc w:val="center"/>
              <w:rPr>
                <w:rFonts w:eastAsia="MS Mincho"/>
              </w:rPr>
            </w:pPr>
            <w:r>
              <w:rPr>
                <w:rFonts w:ascii="Arial" w:eastAsia="MS Mincho" w:hAnsi="Arial"/>
                <w:color w:val="1D4ED8"/>
                <w:sz w:val="16"/>
              </w:rPr>
              <w:t>100.0%</w:t>
            </w:r>
          </w:p>
        </w:tc>
      </w:tr>
    </w:tbl>
    <w:p w14:paraId="033FF610" w14:textId="77777777" w:rsidR="00000394" w:rsidRDefault="00000394">
      <w:pPr>
        <w:jc w:val="both"/>
        <w:sectPr w:rsidR="00000394" w:rsidSect="00000394">
          <w:headerReference w:type="default" r:id="rId24"/>
          <w:headerReference w:type="first" r:id="rId25"/>
          <w:pgSz w:w="12240" w:h="15840"/>
          <w:pgMar w:top="1440" w:right="1512" w:bottom="720" w:left="1656" w:header="720" w:footer="720" w:gutter="0"/>
          <w:cols w:space="720"/>
          <w:formProt w:val="0"/>
          <w:titlePg/>
          <w:docGrid w:linePitch="360"/>
        </w:sectPr>
      </w:pPr>
    </w:p>
    <w:p w14:paraId="50105B3D" w14:textId="77777777" w:rsidR="001B6930" w:rsidRDefault="001B6930">
      <w:pPr>
        <w:jc w:val="both"/>
        <w:rPr>
          <w:ins w:id="134" w:author="Robert Sutor" w:date="2026-08-17T09:09:00Z" w16du:dateUtc="2026-08-17T16:09:00Z"/>
        </w:rPr>
      </w:pPr>
      <w:ins w:id="135" w:author="Robert Sutor" w:date="2026-08-17T09:09:00Z" w16du:dateUtc="2026-08-17T16:09:00Z">
        <w:r>
          <w:t>IN WITNESS WHEREOF, the Association of Apartment Owners of Nā Hale O Mākena has caused this Restated Declaration to be executed this ________ day of ____________________, 2026.</w:t>
        </w:r>
      </w:ins>
    </w:p>
    <w:p w14:paraId="1E89147F" w14:textId="77777777" w:rsidR="001B6930" w:rsidRDefault="001B6930">
      <w:pPr>
        <w:jc w:val="both"/>
        <w:rPr>
          <w:ins w:id="136" w:author="Robert Sutor" w:date="2026-08-17T09:09:00Z" w16du:dateUtc="2026-08-17T16:09:00Z"/>
        </w:rPr>
      </w:pPr>
      <w:ins w:id="137" w:author="Robert Sutor" w:date="2026-08-17T09:09:00Z" w16du:dateUtc="2026-08-17T16:09:00Z">
        <w:r>
          <w:t>ASSOCIATION OF APARTMENT OWNERS OF</w:t>
        </w:r>
      </w:ins>
    </w:p>
    <w:p w14:paraId="0BE3FDBE" w14:textId="77777777" w:rsidR="001B6930" w:rsidRDefault="001B6930">
      <w:pPr>
        <w:jc w:val="both"/>
        <w:rPr>
          <w:ins w:id="138" w:author="Robert Sutor" w:date="2026-08-17T09:09:00Z" w16du:dateUtc="2026-08-17T16:09:00Z"/>
        </w:rPr>
      </w:pPr>
      <w:ins w:id="139" w:author="Robert Sutor" w:date="2026-08-17T09:09:00Z" w16du:dateUtc="2026-08-17T16:09:00Z">
        <w:r>
          <w:t>NĀ HALE O MĀKENA,</w:t>
        </w:r>
      </w:ins>
    </w:p>
    <w:p w14:paraId="448A1EF1" w14:textId="77777777" w:rsidR="001B6930" w:rsidRDefault="001B6930">
      <w:pPr>
        <w:jc w:val="both"/>
        <w:rPr>
          <w:ins w:id="140" w:author="Robert Sutor" w:date="2026-08-17T09:09:00Z" w16du:dateUtc="2026-08-17T16:09:00Z"/>
        </w:rPr>
      </w:pPr>
      <w:ins w:id="141" w:author="Robert Sutor" w:date="2026-08-17T09:09:00Z" w16du:dateUtc="2026-08-17T16:09:00Z">
        <w:r>
          <w:t>a Hawaii nonprofit corporation</w:t>
        </w:r>
      </w:ins>
    </w:p>
    <w:p w14:paraId="01D1D0E2" w14:textId="77777777" w:rsidR="001B6930" w:rsidRDefault="001B6930">
      <w:pPr>
        <w:jc w:val="both"/>
        <w:rPr>
          <w:ins w:id="142" w:author="Robert Sutor" w:date="2026-08-17T09:09:00Z" w16du:dateUtc="2026-08-17T16:09:00Z"/>
        </w:rPr>
      </w:pPr>
      <w:ins w:id="143" w:author="Robert Sutor" w:date="2026-08-17T09:09:00Z" w16du:dateUtc="2026-08-17T16:09:00Z">
        <w:r>
          <w:t>By: ______________________________</w:t>
        </w:r>
      </w:ins>
    </w:p>
    <w:p w14:paraId="69470C98" w14:textId="77777777" w:rsidR="001B6930" w:rsidRDefault="001B6930">
      <w:pPr>
        <w:jc w:val="both"/>
        <w:rPr>
          <w:ins w:id="144" w:author="Robert Sutor" w:date="2026-08-17T09:09:00Z" w16du:dateUtc="2026-08-17T16:09:00Z"/>
        </w:rPr>
      </w:pPr>
      <w:ins w:id="145" w:author="Robert Sutor" w:date="2026-08-17T09:09:00Z" w16du:dateUtc="2026-08-17T16:09:00Z">
        <w:r>
          <w:t>Print Name: Robert E. Sutor</w:t>
        </w:r>
      </w:ins>
    </w:p>
    <w:p w14:paraId="65BB20A6" w14:textId="77777777" w:rsidR="001B6930" w:rsidRDefault="001B6930">
      <w:pPr>
        <w:jc w:val="both"/>
        <w:rPr>
          <w:ins w:id="146" w:author="Robert Sutor" w:date="2026-08-17T09:09:00Z" w16du:dateUtc="2026-08-17T16:09:00Z"/>
        </w:rPr>
      </w:pPr>
      <w:ins w:id="147" w:author="Robert Sutor" w:date="2026-08-17T09:09:00Z" w16du:dateUtc="2026-08-17T16:09:00Z">
        <w:r>
          <w:t>Its: President</w:t>
        </w:r>
      </w:ins>
    </w:p>
    <w:p w14:paraId="56E073B1" w14:textId="77777777" w:rsidR="001B6930" w:rsidRDefault="001B6930">
      <w:pPr>
        <w:jc w:val="both"/>
        <w:rPr>
          <w:ins w:id="148" w:author="Robert Sutor" w:date="2026-08-17T09:09:00Z" w16du:dateUtc="2026-08-17T16:09:00Z"/>
        </w:rPr>
      </w:pPr>
      <w:ins w:id="149" w:author="Robert Sutor" w:date="2026-08-17T09:09:00Z" w16du:dateUtc="2026-08-17T16:09:00Z">
        <w:r>
          <w:t>By: ______________________________</w:t>
        </w:r>
      </w:ins>
    </w:p>
    <w:p w14:paraId="7BC34303" w14:textId="77777777" w:rsidR="001B6930" w:rsidRDefault="001B6930">
      <w:pPr>
        <w:jc w:val="both"/>
        <w:rPr>
          <w:ins w:id="150" w:author="Robert Sutor" w:date="2026-08-17T09:09:00Z" w16du:dateUtc="2026-08-17T16:09:00Z"/>
        </w:rPr>
      </w:pPr>
      <w:ins w:id="151" w:author="Robert Sutor" w:date="2026-08-17T09:09:00Z" w16du:dateUtc="2026-08-17T16:09:00Z">
        <w:r>
          <w:t>Print Name: David Rapp</w:t>
        </w:r>
      </w:ins>
    </w:p>
    <w:p w14:paraId="0CEEB1A5" w14:textId="77777777" w:rsidR="001B6930" w:rsidRDefault="001B6930">
      <w:pPr>
        <w:jc w:val="both"/>
        <w:rPr>
          <w:ins w:id="152" w:author="Robert Sutor" w:date="2026-08-17T09:09:00Z" w16du:dateUtc="2026-08-17T16:09:00Z"/>
        </w:rPr>
      </w:pPr>
      <w:ins w:id="153" w:author="Robert Sutor" w:date="2026-08-17T09:09:00Z" w16du:dateUtc="2026-08-17T16:09:00Z">
        <w:r>
          <w:t>Its: Secretary</w:t>
        </w:r>
      </w:ins>
    </w:p>
    <w:p w14:paraId="3C21BB9E" w14:textId="77777777" w:rsidR="00E538F0" w:rsidRDefault="001B7D16" w:rsidP="00000394">
      <w:pPr>
        <w:pageBreakBefore/>
      </w:pPr>
      <w:ins w:id="154" w:author="NHOM conform" w:date="2026-08-17T00:00:00Z">
        <w:r>
          <w:t>STATE OF ________________</w:t>
        </w:r>
        <w:r>
          <w:tab/>
        </w:r>
        <w:r>
          <w:tab/>
          <w:t>)</w:t>
        </w:r>
      </w:ins>
    </w:p>
    <w:p w14:paraId="75276A79" w14:textId="77777777" w:rsidR="00E538F0" w:rsidRDefault="001B7D16">
      <w:ins w:id="155" w:author="NHOM conform" w:date="2026-08-17T00:00:00Z">
        <w:r>
          <w:tab/>
        </w:r>
        <w:r>
          <w:tab/>
          <w:t>) SS.</w:t>
        </w:r>
      </w:ins>
    </w:p>
    <w:p w14:paraId="042C8824" w14:textId="77777777" w:rsidR="00E538F0" w:rsidRDefault="001B7D16">
      <w:ins w:id="156" w:author="NHOM conform" w:date="2026-08-17T00:00:00Z">
        <w:r>
          <w:t>COUNTY OF ________________</w:t>
        </w:r>
        <w:r>
          <w:tab/>
        </w:r>
        <w:r>
          <w:tab/>
          <w:t>)</w:t>
        </w:r>
      </w:ins>
    </w:p>
    <w:p w14:paraId="3B6F7B03" w14:textId="77777777" w:rsidR="001B6930" w:rsidRDefault="001B6930">
      <w:pPr>
        <w:jc w:val="both"/>
        <w:rPr>
          <w:ins w:id="157" w:author="Robert Sutor" w:date="2026-08-17T09:09:00Z" w16du:dateUtc="2026-08-17T16:09:00Z"/>
        </w:rPr>
      </w:pPr>
      <w:ins w:id="158" w:author="Robert Sutor" w:date="2026-08-17T09:09:00Z" w16du:dateUtc="2026-08-17T16:09:00Z">
        <w:r>
          <w:t>On this ________ day of ____________________, 2026, before me personally appeared Robert E. Sutor,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ins>
    </w:p>
    <w:p w14:paraId="3ECEE2D4" w14:textId="77777777" w:rsidR="001B6930" w:rsidRDefault="001B6930">
      <w:pPr>
        <w:jc w:val="both"/>
        <w:rPr>
          <w:ins w:id="159" w:author="Robert Sutor" w:date="2026-08-17T09:09:00Z" w16du:dateUtc="2026-08-17T16:09:00Z"/>
        </w:rPr>
      </w:pPr>
      <w:ins w:id="160" w:author="Robert Sutor" w:date="2026-08-17T09:09:00Z" w16du:dateUtc="2026-08-17T16:09:00Z">
        <w:r>
          <w:t>(notary’s signature)</w:t>
        </w:r>
      </w:ins>
    </w:p>
    <w:p w14:paraId="21E0B676" w14:textId="77777777" w:rsidR="001B6930" w:rsidRDefault="001B6930">
      <w:pPr>
        <w:jc w:val="both"/>
        <w:rPr>
          <w:ins w:id="161" w:author="Robert Sutor" w:date="2026-08-17T09:09:00Z" w16du:dateUtc="2026-08-17T16:09:00Z"/>
        </w:rPr>
      </w:pPr>
      <w:ins w:id="162" w:author="Robert Sutor" w:date="2026-08-17T09:09:00Z" w16du:dateUtc="2026-08-17T16:09:00Z">
        <w:r>
          <w:t>(print/type name of notary)</w:t>
        </w:r>
      </w:ins>
    </w:p>
    <w:p w14:paraId="44C47F5E" w14:textId="77777777" w:rsidR="001B6930" w:rsidRDefault="001B6930">
      <w:pPr>
        <w:jc w:val="both"/>
        <w:rPr>
          <w:ins w:id="163" w:author="Robert Sutor" w:date="2026-08-17T09:09:00Z" w16du:dateUtc="2026-08-17T16:09:00Z"/>
        </w:rPr>
      </w:pPr>
      <w:ins w:id="164" w:author="Robert Sutor" w:date="2026-08-17T09:09:00Z" w16du:dateUtc="2026-08-17T16:09:00Z">
        <w:r>
          <w:t>Notary Public, State of Hawaii</w:t>
        </w:r>
      </w:ins>
    </w:p>
    <w:p w14:paraId="41572352" w14:textId="77777777" w:rsidR="001B6930" w:rsidRDefault="001B6930">
      <w:pPr>
        <w:jc w:val="both"/>
        <w:rPr>
          <w:ins w:id="165" w:author="Robert Sutor" w:date="2026-08-17T09:10:00Z" w16du:dateUtc="2026-08-17T16:10:00Z"/>
        </w:rPr>
      </w:pPr>
      <w:ins w:id="166" w:author="Robert Sutor" w:date="2026-08-17T09:10:00Z" w16du:dateUtc="2026-08-17T16:10:00Z">
        <w:r>
          <w:t>My commission expires: __________________</w:t>
        </w:r>
      </w:ins>
    </w:p>
    <w:p w14:paraId="46F2E964" w14:textId="77777777" w:rsidR="001B6930" w:rsidRDefault="001B6930">
      <w:pPr>
        <w:jc w:val="both"/>
        <w:rPr>
          <w:ins w:id="167" w:author="Robert Sutor" w:date="2026-08-17T09:10:00Z" w16du:dateUtc="2026-08-17T16:10:00Z"/>
        </w:rPr>
      </w:pPr>
      <w:ins w:id="168" w:author="Robert Sutor" w:date="2026-08-17T09:10:00Z" w16du:dateUtc="2026-08-17T16:10:00Z">
        <w:r>
          <w:t>Doc. Description: Restated Declaration of the Association of Apartment Owners of Nā Hale O Mākena — President counterpart</w:t>
        </w:r>
      </w:ins>
    </w:p>
    <w:p w14:paraId="6FF06AAE" w14:textId="77777777" w:rsidR="00E538F0" w:rsidRDefault="001B7D16" w:rsidP="00000394">
      <w:pPr>
        <w:pageBreakBefore/>
      </w:pPr>
      <w:ins w:id="169" w:author="NHOM conform" w:date="2026-08-17T00:00:00Z">
        <w:r>
          <w:t>STATE OF ________________</w:t>
        </w:r>
        <w:r>
          <w:tab/>
        </w:r>
        <w:r>
          <w:tab/>
          <w:t>)</w:t>
        </w:r>
      </w:ins>
    </w:p>
    <w:p w14:paraId="75398EBE" w14:textId="77777777" w:rsidR="00E538F0" w:rsidRDefault="001B7D16">
      <w:ins w:id="170" w:author="NHOM conform" w:date="2026-08-17T00:00:00Z">
        <w:r>
          <w:tab/>
        </w:r>
        <w:r>
          <w:tab/>
          <w:t>) SS.</w:t>
        </w:r>
      </w:ins>
    </w:p>
    <w:p w14:paraId="3C2600D7" w14:textId="77777777" w:rsidR="00E538F0" w:rsidRDefault="001B7D16">
      <w:ins w:id="171" w:author="NHOM conform" w:date="2026-08-17T00:00:00Z">
        <w:r>
          <w:t>COUNTY OF ________________</w:t>
        </w:r>
        <w:r>
          <w:tab/>
        </w:r>
        <w:r>
          <w:tab/>
          <w:t>)</w:t>
        </w:r>
      </w:ins>
    </w:p>
    <w:p w14:paraId="18FB0EA6" w14:textId="77777777" w:rsidR="001B6930" w:rsidRDefault="001B6930">
      <w:pPr>
        <w:jc w:val="both"/>
        <w:rPr>
          <w:ins w:id="172" w:author="Robert Sutor" w:date="2026-08-17T09:10:00Z" w16du:dateUtc="2026-08-17T16:10:00Z"/>
        </w:rPr>
      </w:pPr>
      <w:ins w:id="173" w:author="Robert Sutor" w:date="2026-08-17T09:10:00Z" w16du:dateUtc="2026-08-17T16:10:00Z">
        <w:r>
          <w:t>On this ________ day of ____________________, 2026, before me personally appeared David Rapp,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ins>
    </w:p>
    <w:p w14:paraId="726DC846" w14:textId="77777777" w:rsidR="001B6930" w:rsidRDefault="001B6930">
      <w:pPr>
        <w:jc w:val="both"/>
        <w:rPr>
          <w:ins w:id="174" w:author="Robert Sutor" w:date="2026-08-17T09:10:00Z" w16du:dateUtc="2026-08-17T16:10:00Z"/>
        </w:rPr>
      </w:pPr>
      <w:ins w:id="175" w:author="Robert Sutor" w:date="2026-08-17T09:10:00Z" w16du:dateUtc="2026-08-17T16:10:00Z">
        <w:r>
          <w:t>(notary’s signature)</w:t>
        </w:r>
      </w:ins>
    </w:p>
    <w:p w14:paraId="78A91AB0" w14:textId="77777777" w:rsidR="001B6930" w:rsidRDefault="001B6930">
      <w:pPr>
        <w:jc w:val="both"/>
        <w:rPr>
          <w:ins w:id="176" w:author="Robert Sutor" w:date="2026-08-17T09:10:00Z" w16du:dateUtc="2026-08-17T16:10:00Z"/>
        </w:rPr>
      </w:pPr>
      <w:ins w:id="177" w:author="Robert Sutor" w:date="2026-08-17T09:10:00Z" w16du:dateUtc="2026-08-17T16:10:00Z">
        <w:r>
          <w:t>(print/type name of notary)</w:t>
        </w:r>
      </w:ins>
    </w:p>
    <w:p w14:paraId="0A71DC7C" w14:textId="77777777" w:rsidR="001B6930" w:rsidRDefault="001B6930">
      <w:pPr>
        <w:jc w:val="both"/>
        <w:rPr>
          <w:ins w:id="178" w:author="Robert Sutor" w:date="2026-08-17T09:10:00Z" w16du:dateUtc="2026-08-17T16:10:00Z"/>
        </w:rPr>
      </w:pPr>
      <w:ins w:id="179" w:author="Robert Sutor" w:date="2026-08-17T09:10:00Z" w16du:dateUtc="2026-08-17T16:10:00Z">
        <w:r>
          <w:t>Notary Public, State of Hawaii</w:t>
        </w:r>
      </w:ins>
    </w:p>
    <w:p w14:paraId="4D242EFA" w14:textId="77777777" w:rsidR="001B6930" w:rsidRDefault="001B6930">
      <w:pPr>
        <w:jc w:val="both"/>
        <w:rPr>
          <w:ins w:id="180" w:author="Robert Sutor" w:date="2026-08-17T09:10:00Z" w16du:dateUtc="2026-08-17T16:10:00Z"/>
        </w:rPr>
      </w:pPr>
      <w:ins w:id="181" w:author="Robert Sutor" w:date="2026-08-17T09:10:00Z" w16du:dateUtc="2026-08-17T16:10:00Z">
        <w:r>
          <w:t>My commission expires: __________________</w:t>
        </w:r>
      </w:ins>
    </w:p>
    <w:p w14:paraId="002B13ED" w14:textId="77777777" w:rsidR="001B6930" w:rsidRDefault="001B6930">
      <w:pPr>
        <w:jc w:val="both"/>
        <w:rPr>
          <w:ins w:id="182" w:author="Robert Sutor" w:date="2026-08-17T09:10:00Z" w16du:dateUtc="2026-08-17T16:10:00Z"/>
        </w:rPr>
      </w:pPr>
      <w:ins w:id="183" w:author="Robert Sutor" w:date="2026-08-17T09:10:00Z" w16du:dateUtc="2026-08-17T16:10:00Z">
        <w:r>
          <w:t>Doc. Description: Restated Declaration of the Association of Apartment Owners of Nā Hale O Mākena — Secretary counterpart</w:t>
        </w:r>
      </w:ins>
    </w:p>
    <w:p w14:paraId="0FA81C2E" w14:textId="77777777" w:rsidR="00382724" w:rsidRDefault="00382724">
      <w:pPr>
        <w:jc w:val="both"/>
      </w:pPr>
    </w:p>
    <w:sectPr w:rsidR="00382724" w:rsidSect="00000394">
      <w:headerReference w:type="default" r:id="rId26"/>
      <w:headerReference w:type="first" r:id="rId27"/>
      <w:pgSz w:w="12240" w:h="15840"/>
      <w:pgMar w:top="1440" w:right="1512" w:bottom="720" w:left="1656"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A1F6" w14:textId="77777777" w:rsidR="006163E7" w:rsidRDefault="006163E7">
      <w:pPr>
        <w:spacing w:after="0" w:line="240" w:lineRule="auto"/>
      </w:pPr>
      <w:r>
        <w:separator/>
      </w:r>
    </w:p>
  </w:endnote>
  <w:endnote w:type="continuationSeparator" w:id="0">
    <w:p w14:paraId="1BFB2127" w14:textId="77777777" w:rsidR="006163E7" w:rsidRDefault="0061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4697" w14:textId="77777777" w:rsidR="00382724" w:rsidRDefault="00382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538F0" w14:paraId="5B7054CA" w14:textId="77777777" w:rsidTr="00C56A5E">
      <w:tc>
        <w:tcPr>
          <w:tcW w:w="5760" w:type="dxa"/>
        </w:tcPr>
        <w:p w14:paraId="7C98726B" w14:textId="28C80E46" w:rsidR="00E538F0" w:rsidRDefault="001B7D16">
          <w:r>
            <w:rPr>
              <w:sz w:val="18"/>
            </w:rPr>
            <w:t>NHOM_Declaration_REDLINE_Consolidate_Conform_</w:t>
          </w:r>
          <w:r w:rsidR="00C56A5E">
            <w:rPr>
              <w:sz w:val="18"/>
            </w:rPr>
            <w:t>v2026-08-17I</w:t>
          </w:r>
        </w:p>
      </w:tc>
      <w:tc>
        <w:tcPr>
          <w:tcW w:w="2360" w:type="dxa"/>
        </w:tcPr>
        <w:p w14:paraId="7F6A5DCA" w14:textId="77777777" w:rsidR="00E538F0" w:rsidRDefault="001B7D16">
          <w:pPr>
            <w:jc w:val="center"/>
          </w:pPr>
          <w:r w:rsidRPr="007974C1">
            <w:rPr>
              <w:b/>
              <w:color w:val="C00000"/>
              <w:sz w:val="14"/>
            </w:rPr>
            <w:t>DRAFT-FOR LEGAL REVIEW</w:t>
          </w:r>
        </w:p>
      </w:tc>
      <w:tc>
        <w:tcPr>
          <w:tcW w:w="1740" w:type="dxa"/>
        </w:tcPr>
        <w:p w14:paraId="2E9D1661" w14:textId="2AD66B6D" w:rsidR="00E538F0" w:rsidRDefault="00E538F0">
          <w:pPr>
            <w:jc w:val="right"/>
          </w:pPr>
        </w:p>
      </w:tc>
    </w:tr>
  </w:tbl>
  <w:p w14:paraId="7F71A325" w14:textId="77777777" w:rsidR="00E538F0" w:rsidRDefault="00E538F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11C2" w14:textId="77777777" w:rsidR="00382724" w:rsidRDefault="00B37698">
    <w:pPr>
      <w:spacing w:after="0"/>
      <w:jc w:val="center"/>
    </w:pPr>
    <w:r>
      <w:rPr>
        <w:color w:val="888888"/>
        <w:sz w:val="16"/>
      </w:rPr>
      <w:t>For review navigation only — not part of the recorded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354A" w14:textId="77777777" w:rsidR="00382724" w:rsidRDefault="003827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538F0" w14:paraId="494EBD34" w14:textId="77777777" w:rsidTr="00C56A5E">
      <w:tc>
        <w:tcPr>
          <w:tcW w:w="5760" w:type="dxa"/>
        </w:tcPr>
        <w:p w14:paraId="5EE03FE9" w14:textId="12636790" w:rsidR="00E538F0" w:rsidRDefault="001B7D16">
          <w:r>
            <w:rPr>
              <w:sz w:val="18"/>
            </w:rPr>
            <w:t>NHOM_Declaration_REDLINE_Consolidate_Conform_</w:t>
          </w:r>
          <w:r w:rsidR="00C56A5E">
            <w:rPr>
              <w:sz w:val="18"/>
            </w:rPr>
            <w:t>v2026-08-17I</w:t>
          </w:r>
        </w:p>
      </w:tc>
      <w:tc>
        <w:tcPr>
          <w:tcW w:w="2360" w:type="dxa"/>
        </w:tcPr>
        <w:p w14:paraId="5C00C707" w14:textId="77777777" w:rsidR="00E538F0" w:rsidRDefault="001B7D16">
          <w:pPr>
            <w:jc w:val="center"/>
          </w:pPr>
          <w:r w:rsidRPr="007974C1">
            <w:rPr>
              <w:b/>
              <w:color w:val="C00000"/>
              <w:sz w:val="14"/>
            </w:rPr>
            <w:t>DRAFT-FOR LEGAL REVIEW</w:t>
          </w:r>
        </w:p>
      </w:tc>
      <w:tc>
        <w:tcPr>
          <w:tcW w:w="1740" w:type="dxa"/>
        </w:tcPr>
        <w:p w14:paraId="24E03B46" w14:textId="560B7698" w:rsidR="00E538F0" w:rsidRDefault="001B7D16">
          <w:pPr>
            <w:jc w:val="right"/>
          </w:pPr>
          <w:r>
            <w:rPr>
              <w:sz w:val="18"/>
            </w:rPr>
            <w:t xml:space="preserve">Page </w:t>
          </w:r>
          <w:r>
            <w:rPr>
              <w:sz w:val="18"/>
            </w:rPr>
            <w:fldChar w:fldCharType="begin"/>
          </w:r>
          <w:r>
            <w:rPr>
              <w:sz w:val="18"/>
            </w:rPr>
            <w:instrText xml:space="preserve"> PAGE </w:instrText>
          </w:r>
          <w:r>
            <w:rPr>
              <w:sz w:val="18"/>
            </w:rPr>
            <w:fldChar w:fldCharType="separate"/>
          </w:r>
          <w:r w:rsidR="00000394">
            <w:rPr>
              <w:noProof/>
              <w:sz w:val="18"/>
            </w:rPr>
            <w:t>2</w:t>
          </w:r>
          <w:r>
            <w:rPr>
              <w:sz w:val="18"/>
            </w:rPr>
            <w:fldChar w:fldCharType="end"/>
          </w:r>
          <w:r>
            <w:rPr>
              <w:sz w:val="18"/>
            </w:rPr>
            <w:t xml:space="preserve"> of </w:t>
          </w:r>
          <w:r w:rsidR="00F1627B">
            <w:rPr>
              <w:sz w:val="18"/>
            </w:rPr>
            <w:t>39</w:t>
          </w:r>
        </w:p>
      </w:tc>
    </w:tr>
  </w:tbl>
  <w:p w14:paraId="6CBD4662" w14:textId="77777777" w:rsidR="00E538F0" w:rsidRDefault="00E538F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0" w:type="dxa"/>
      <w:tblLayout w:type="fixed"/>
      <w:tblLook w:val="04A0" w:firstRow="1" w:lastRow="0" w:firstColumn="1" w:lastColumn="0" w:noHBand="0" w:noVBand="1"/>
    </w:tblPr>
    <w:tblGrid>
      <w:gridCol w:w="5760"/>
      <w:gridCol w:w="2360"/>
      <w:gridCol w:w="1740"/>
    </w:tblGrid>
    <w:tr w:rsidR="00E538F0" w14:paraId="333A7A2C" w14:textId="77777777" w:rsidTr="00C56A5E">
      <w:tc>
        <w:tcPr>
          <w:tcW w:w="5760" w:type="dxa"/>
        </w:tcPr>
        <w:p w14:paraId="24748F35" w14:textId="383A2CD3" w:rsidR="00E538F0" w:rsidRDefault="001B7D16">
          <w:r>
            <w:rPr>
              <w:sz w:val="18"/>
            </w:rPr>
            <w:t>NHOM_Declaration_REDLINE_Consolidate_Conform_</w:t>
          </w:r>
          <w:r w:rsidR="00C56A5E">
            <w:rPr>
              <w:sz w:val="18"/>
            </w:rPr>
            <w:t>v2026-08-17I</w:t>
          </w:r>
        </w:p>
      </w:tc>
      <w:tc>
        <w:tcPr>
          <w:tcW w:w="2360" w:type="dxa"/>
        </w:tcPr>
        <w:p w14:paraId="26A6A25F" w14:textId="77777777" w:rsidR="00E538F0" w:rsidRDefault="001B7D16">
          <w:pPr>
            <w:jc w:val="center"/>
          </w:pPr>
          <w:r w:rsidRPr="007974C1">
            <w:rPr>
              <w:b/>
              <w:color w:val="C00000"/>
              <w:sz w:val="14"/>
            </w:rPr>
            <w:t>DRAFT-FOR LEGAL REVIEW</w:t>
          </w:r>
        </w:p>
      </w:tc>
      <w:tc>
        <w:tcPr>
          <w:tcW w:w="1740" w:type="dxa"/>
        </w:tcPr>
        <w:p w14:paraId="61AFE03D" w14:textId="5254597B" w:rsidR="00E538F0" w:rsidRDefault="001B7D16">
          <w:pPr>
            <w:jc w:val="right"/>
          </w:pPr>
          <w:r>
            <w:rPr>
              <w:sz w:val="18"/>
            </w:rPr>
            <w:t xml:space="preserve">Page </w:t>
          </w:r>
          <w:r>
            <w:rPr>
              <w:sz w:val="18"/>
            </w:rPr>
            <w:fldChar w:fldCharType="begin"/>
          </w:r>
          <w:r>
            <w:rPr>
              <w:sz w:val="18"/>
            </w:rPr>
            <w:instrText xml:space="preserve"> PAGE </w:instrText>
          </w:r>
          <w:r>
            <w:rPr>
              <w:sz w:val="18"/>
            </w:rPr>
            <w:fldChar w:fldCharType="separate"/>
          </w:r>
          <w:r w:rsidR="00000394">
            <w:rPr>
              <w:noProof/>
              <w:sz w:val="18"/>
            </w:rPr>
            <w:t>1</w:t>
          </w:r>
          <w:r>
            <w:rPr>
              <w:sz w:val="18"/>
            </w:rPr>
            <w:fldChar w:fldCharType="end"/>
          </w:r>
          <w:r>
            <w:rPr>
              <w:sz w:val="18"/>
            </w:rPr>
            <w:t xml:space="preserve"> of </w:t>
          </w:r>
          <w:r w:rsidR="00F1627B">
            <w:rPr>
              <w:sz w:val="18"/>
            </w:rPr>
            <w:t>39</w:t>
          </w:r>
        </w:p>
      </w:tc>
    </w:tr>
  </w:tbl>
  <w:p w14:paraId="656DC70B" w14:textId="77777777" w:rsidR="00E538F0" w:rsidRDefault="00E53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B98B" w14:textId="77777777" w:rsidR="006163E7" w:rsidRDefault="006163E7">
      <w:pPr>
        <w:spacing w:after="0" w:line="240" w:lineRule="auto"/>
      </w:pPr>
      <w:r>
        <w:separator/>
      </w:r>
    </w:p>
  </w:footnote>
  <w:footnote w:type="continuationSeparator" w:id="0">
    <w:p w14:paraId="015BA84C" w14:textId="77777777" w:rsidR="006163E7" w:rsidRDefault="0061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48E6" w14:textId="77777777" w:rsidR="001B6930" w:rsidRDefault="001B6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3B35" w14:textId="77777777" w:rsidR="001B6930" w:rsidRPr="001B6930" w:rsidRDefault="001B6930" w:rsidP="001B6930">
    <w:pPr>
      <w:pStyle w:val="Header"/>
      <w:tabs>
        <w:tab w:val="clear" w:pos="4680"/>
        <w:tab w:val="clear" w:pos="9360"/>
      </w:tabs>
      <w:jc w:val="center"/>
      <w:rPr>
        <w:b/>
        <w:color w:val="000000"/>
        <w:sz w:val="20"/>
      </w:rPr>
    </w:pPr>
    <w:r w:rsidRPr="001B6930">
      <w:rPr>
        <w:b/>
        <w:color w:val="000000"/>
        <w:sz w:val="20"/>
      </w:rPr>
      <w:t>NHOM-RESTATED DECLARATION (CC&amp;Rs)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5FD0" w14:textId="77777777" w:rsidR="001B6930" w:rsidRPr="001B6930" w:rsidRDefault="001B6930" w:rsidP="001B6930">
    <w:pPr>
      <w:pStyle w:val="Header"/>
      <w:tabs>
        <w:tab w:val="clear" w:pos="4680"/>
        <w:tab w:val="clear" w:pos="9360"/>
      </w:tabs>
      <w:jc w:val="center"/>
      <w:rPr>
        <w:b/>
        <w:color w:val="000000"/>
        <w:sz w:val="20"/>
      </w:rPr>
    </w:pPr>
    <w:r w:rsidRPr="001B6930">
      <w:rPr>
        <w:b/>
        <w:color w:val="000000"/>
        <w:sz w:val="20"/>
      </w:rPr>
      <w:t>NHOM-RESTATED DECLARATION (CC&amp;Rs)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6007" w14:textId="77777777" w:rsidR="00382724" w:rsidRDefault="003827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3D7F" w14:textId="77777777" w:rsidR="00382724" w:rsidRPr="001B6930" w:rsidRDefault="001B6930"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1A69" w14:textId="77777777" w:rsidR="00382724" w:rsidRPr="001B6930" w:rsidRDefault="001B6930" w:rsidP="001B6930">
    <w:pPr>
      <w:pStyle w:val="Header"/>
      <w:tabs>
        <w:tab w:val="clear" w:pos="4680"/>
        <w:tab w:val="clear" w:pos="9360"/>
      </w:tabs>
    </w:pPr>
    <w:hyperlink w:anchor="chgindex" w:history="1">
      <w:r w:rsidRPr="001B6930">
        <w:rPr>
          <w:rStyle w:val="Hyperlink"/>
          <w:color w:val="1D4ED8"/>
          <w:sz w:val="18"/>
        </w:rPr>
        <w:t>Return to Change Index</w:t>
      </w:r>
    </w:hyperlink>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7C175" w14:textId="61ADFC3C" w:rsidR="00000394" w:rsidRPr="00000394" w:rsidRDefault="00000394" w:rsidP="00000394">
    <w:pPr>
      <w:pStyle w:val="Header"/>
      <w:tabs>
        <w:tab w:val="clear" w:pos="4680"/>
        <w:tab w:val="clear" w:pos="9360"/>
      </w:tabs>
      <w:jc w:val="center"/>
      <w:rPr>
        <w:rFonts w:cs="Times New Roman"/>
        <w:b/>
        <w:sz w:val="22"/>
      </w:rPr>
    </w:pPr>
    <w:r w:rsidRPr="00000394">
      <w:rPr>
        <w:rFonts w:cs="Times New Roman"/>
        <w:b/>
        <w:sz w:val="22"/>
      </w:rPr>
      <w:t>EXHIBIT A (Continued)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5C87" w14:textId="16BE7665" w:rsidR="00000394" w:rsidRPr="001B6930" w:rsidRDefault="00000394" w:rsidP="001B6930">
    <w:pPr>
      <w:pStyle w:val="Header"/>
      <w:tabs>
        <w:tab w:val="clear" w:pos="4680"/>
        <w:tab w:val="clear" w:pos="936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73A1" w14:textId="360EA755" w:rsidR="00000394" w:rsidRPr="00000394" w:rsidRDefault="00000394" w:rsidP="00000394">
    <w:pPr>
      <w:pStyle w:val="Header"/>
      <w:tabs>
        <w:tab w:val="clear" w:pos="4680"/>
        <w:tab w:val="clear" w:pos="9360"/>
      </w:tabs>
      <w:jc w:val="center"/>
      <w:rPr>
        <w:rFonts w:cs="Times New Roman"/>
        <w:b/>
        <w:sz w:val="22"/>
      </w:rPr>
    </w:pPr>
    <w:r w:rsidRPr="00000394">
      <w:rPr>
        <w:rFonts w:cs="Times New Roman"/>
        <w:b/>
        <w:sz w:val="22"/>
      </w:rPr>
      <w:t>EXHIBIT B (Continued)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AACB" w14:textId="77777777" w:rsidR="00000394" w:rsidRPr="001B6930" w:rsidRDefault="00000394" w:rsidP="001B6930">
    <w:pPr>
      <w:pStyle w:val="Header"/>
      <w:tabs>
        <w:tab w:val="clear" w:pos="4680"/>
        <w:tab w:val="clear" w:pos="936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7D0" w14:textId="70239CEA" w:rsidR="00000394" w:rsidRPr="00000394" w:rsidRDefault="00000394" w:rsidP="00000394">
    <w:pPr>
      <w:pStyle w:val="Header"/>
      <w:tabs>
        <w:tab w:val="clear" w:pos="4680"/>
        <w:tab w:val="clear" w:pos="9360"/>
      </w:tabs>
      <w:jc w:val="center"/>
      <w:rPr>
        <w:rFonts w:cs="Times New Roman"/>
        <w:b/>
        <w:sz w:val="22"/>
      </w:rPr>
    </w:pPr>
    <w:r w:rsidRPr="00000394">
      <w:rPr>
        <w:rFonts w:cs="Times New Roman"/>
        <w:b/>
        <w:sz w:val="22"/>
      </w:rPr>
      <w:t>EXHIBIT C (Continued)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DED4" w14:textId="77777777" w:rsidR="00000394" w:rsidRPr="001B6930" w:rsidRDefault="00000394" w:rsidP="001B6930">
    <w:pPr>
      <w:pStyle w:val="Header"/>
      <w:tabs>
        <w:tab w:val="clear" w:pos="4680"/>
        <w:tab w:val="clear" w:pos="936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AEC9" w14:textId="77777777" w:rsidR="007974C1" w:rsidRPr="001B6930" w:rsidRDefault="007974C1"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p w14:paraId="73CFB108" w14:textId="01C76FA1" w:rsidR="007974C1" w:rsidRPr="00000394" w:rsidRDefault="007974C1" w:rsidP="00000394">
    <w:pPr>
      <w:pStyle w:val="Header"/>
      <w:tabs>
        <w:tab w:val="clear" w:pos="4680"/>
        <w:tab w:val="clear" w:pos="9360"/>
      </w:tabs>
      <w:jc w:val="center"/>
      <w:rPr>
        <w:rFonts w:cs="Times New Roman"/>
        <w:b/>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BF0F" w14:textId="77777777" w:rsidR="007974C1" w:rsidRPr="001B6930" w:rsidRDefault="007974C1" w:rsidP="001B6930">
    <w:pPr>
      <w:pStyle w:val="Header"/>
      <w:tabs>
        <w:tab w:val="clear" w:pos="4680"/>
        <w:tab w:val="clear" w:pos="9360"/>
      </w:tabs>
    </w:pPr>
    <w:hyperlink w:anchor="chgindex" w:history="1">
      <w:r w:rsidRPr="001B6930">
        <w:rPr>
          <w:rStyle w:val="Hyperlink"/>
          <w:color w:val="1D4ED8"/>
          <w:sz w:val="18"/>
        </w:rPr>
        <w:t>Return to Change Index</w:t>
      </w:r>
    </w:hyperlink>
    <w:r>
      <w:tab/>
    </w:r>
    <w:r w:rsidRPr="001B6930">
      <w:rPr>
        <w:b/>
        <w:color w:val="000000"/>
        <w:sz w:val="20"/>
      </w:rPr>
      <w:t>NHOM-RESTATED DECLARATION (CC&amp;Rs)</w:t>
    </w:r>
  </w:p>
  <w:p w14:paraId="415A7350" w14:textId="77777777" w:rsidR="007974C1" w:rsidRPr="001B6930" w:rsidRDefault="007974C1" w:rsidP="001B6930">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1DD"/>
    <w:multiLevelType w:val="multilevel"/>
    <w:tmpl w:val="ACF84FD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712187"/>
    <w:multiLevelType w:val="multilevel"/>
    <w:tmpl w:val="CE9A67F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0D69DB"/>
    <w:multiLevelType w:val="multilevel"/>
    <w:tmpl w:val="6BDA27E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E5263B1"/>
    <w:multiLevelType w:val="multilevel"/>
    <w:tmpl w:val="CDA23D0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C041D29"/>
    <w:multiLevelType w:val="multilevel"/>
    <w:tmpl w:val="EE8C23C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64E78A2"/>
    <w:multiLevelType w:val="multilevel"/>
    <w:tmpl w:val="64EC47D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F04647"/>
    <w:multiLevelType w:val="multilevel"/>
    <w:tmpl w:val="9F74A1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0056686">
    <w:abstractNumId w:val="3"/>
  </w:num>
  <w:num w:numId="2" w16cid:durableId="1495564065">
    <w:abstractNumId w:val="0"/>
  </w:num>
  <w:num w:numId="3" w16cid:durableId="279991618">
    <w:abstractNumId w:val="5"/>
  </w:num>
  <w:num w:numId="4" w16cid:durableId="1570577082">
    <w:abstractNumId w:val="4"/>
  </w:num>
  <w:num w:numId="5" w16cid:durableId="2024673430">
    <w:abstractNumId w:val="1"/>
  </w:num>
  <w:num w:numId="6" w16cid:durableId="1382748899">
    <w:abstractNumId w:val="2"/>
  </w:num>
  <w:num w:numId="7" w16cid:durableId="16956154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Sutor">
    <w15:presenceInfo w15:providerId="AD" w15:userId="S::robert@vpapps.com::24c190ae-41f0-4f0b-9b88-e6fe029501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2724"/>
    <w:rsid w:val="00000394"/>
    <w:rsid w:val="000D2324"/>
    <w:rsid w:val="001B6930"/>
    <w:rsid w:val="001B7D16"/>
    <w:rsid w:val="0035066D"/>
    <w:rsid w:val="00382724"/>
    <w:rsid w:val="00462C54"/>
    <w:rsid w:val="006163E7"/>
    <w:rsid w:val="007974C1"/>
    <w:rsid w:val="008A3ED9"/>
    <w:rsid w:val="00B37698"/>
    <w:rsid w:val="00C0161C"/>
    <w:rsid w:val="00C56A5E"/>
    <w:rsid w:val="00E538F0"/>
    <w:rsid w:val="00F1627B"/>
    <w:rsid w:val="00FF32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F3FD3"/>
  <w15:docId w15:val="{24CFBD0A-7ABE-4DCE-922D-925E3E0C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B6930"/>
    <w:pPr>
      <w:suppressAutoHyphens w:val="0"/>
    </w:pPr>
    <w:rPr>
      <w:rFonts w:ascii="Times New Roman" w:hAnsi="Times New Roman"/>
      <w:sz w:val="24"/>
    </w:rPr>
  </w:style>
  <w:style w:type="character" w:styleId="UnresolvedMention">
    <w:name w:val="Unresolved Mention"/>
    <w:basedOn w:val="DefaultParagraphFont"/>
    <w:uiPriority w:val="99"/>
    <w:semiHidden/>
    <w:unhideWhenUsed/>
    <w:rsid w:val="001B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13342</Words>
  <Characters>76051</Characters>
  <Application>Microsoft Office Word</Application>
  <DocSecurity>0</DocSecurity>
  <Lines>633</Lines>
  <Paragraphs>178</Paragraphs>
  <ScaleCrop>false</ScaleCrop>
  <Company/>
  <LinksUpToDate>false</LinksUpToDate>
  <CharactersWithSpaces>89215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Robert Sutor</cp:lastModifiedBy>
  <cp:revision>7</cp:revision>
  <cp:lastPrinted>2026-08-17T23:37:00Z</cp:lastPrinted>
  <dcterms:created xsi:type="dcterms:W3CDTF">2026-08-17T16:10:00Z</dcterms:created>
  <dcterms:modified xsi:type="dcterms:W3CDTF">2026-08-17T23:38:00Z</dcterms:modified>
  <dc:language>en-US</dc:language>
</cp:coreProperties>
</file>